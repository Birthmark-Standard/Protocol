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 xml:space="preserve">The Birthmark Protocol: Achieving Semantic Non-Assembly in Media Provenance</w:t>
      </w:r>
    </w:p>
    <w:p>
      <w:pPr>
        <w:pStyle w:val="BodyText"/>
        <w:rPr/>
      </w:pPr>
      <w:r>
        <w:rPr>
          <w:b/>
          <w:bCs/>
        </w:rPr>
        <w:t xml:space="preserve">Sam Ryan</w:t>
      </w:r>
    </w:p>
    <w:p>
      <w:pPr>
        <w:pStyle w:val="BodyText"/>
        <w:rPr/>
      </w:pPr>
      <w:r>
        <w:rPr/>
        <w:t xml:space="preserve">The Birthmark Standard Foundation</w:t>
      </w:r>
    </w:p>
    <w:p>
      <w:pPr>
        <w:pStyle w:val="BodyText"/>
        <w:rPr/>
      </w:pPr>
      <w:r>
        <w:rPr/>
        <w:t xml:space="preserve">Portland, OR, United States</w:t>
      </w:r>
    </w:p>
    <w:p>
      <w:pPr>
        <w:pStyle w:val="BodyText"/>
        <w:rPr/>
      </w:pPr>
      <w:r>
        <w:rPr/>
        <w:t xml:space="preserve">contact@birthmarkstandard.org</w:t>
      </w:r>
    </w:p>
    <w:p>
      <w:pPr>
        <w:pStyle w:val="BodyText"/>
        <w:rPr/>
      </w:pPr>
      <w:r>
        <w:rPr/>
        <w:t xml:space="preserve">ORCID: 0009-0000-1862-0417</w:t>
      </w:r>
    </w:p>
    <w:p>
      <w:pPr>
        <w:pStyle w:val="BodyText"/>
        <w:rPr/>
      </w:pPr>
      <w:r>
        <w:rPr>
          <w:b/>
          <w:bCs/>
        </w:rPr>
        <w:t xml:space="preserve">ABSTRACT</w:t>
      </w:r>
    </w:p>
    <w:p>
      <w:pPr>
        <w:pStyle w:val="BodyText"/>
        <w:rPr/>
      </w:pPr>
    </w:p>
    <w:p>
      <w:pPr>
        <w:pStyle w:val="BodyText"/>
        <w:rPr/>
      </w:pPr>
      <w:r>
        <w:rPr/>
        <w:t xml:space="preserve">System compromise is now routine, and a provenance system must link a capture device to its content under authorization without letting anyone who breaches one part of the system make that link.</w:t>
      </w:r>
      <w:r>
        <w:rPr/>
        <w:t xml:space="preserve"> We argue that privacy should be measured by the information that exposure yields, and formalize that measure as Semantic Non-Assembly (SNA): no coalition of fewer than a defined threshold of components (independently operated parts of the system) can assemble a sufficient input to a target identification function, so complete exposure of any sub-threshold component yields no actionable data.</w:t>
      </w:r>
      <w:r>
        <w:rPr/>
        <w:t xml:space="preserve"> The Birthmark Protocol achieves SNA against any single compromised component. It separates a device’s credential from its content hash across delivery paths and encryption boundaries, and a per-transaction blinding key, BlindShare_key, </w:t>
      </w:r>
      <w:commentRangeStart w:id="0"/>
      <w:del w:id="9050" w:author="Claude" w:date="2026-10-10T16:51:47Z">
        <w:r>
          <w:rPr/>
          <w:delText xml:space="preserve">lets the credential validator approve a record hash it cannot read</w:delText>
        </w:r>
      </w:del>
      <w:ins w:id="9051" w:author="Claude" w:date="2026-10-10T16:51:47Z">
        <w:r>
          <w:rPr/>
          <w:t xml:space="preserve">lets the credential validator return a signed verdict on a record hash it cannot read</w:t>
        </w:r>
      </w:ins>
      <w:commentRangeEnd w:id="0"/>
      <w:r>
        <w:rPr>
          <w:rStyle w:val="CommentReference"/>
        </w:rPr>
        <w:commentReference w:id="0"/>
      </w:r>
      <w:r>
        <w:rPr/>
        <w:t xml:space="preserve">; correlation requires coordinated compromise across components.</w:t>
      </w:r>
      <w:r>
        <w:rPr/>
        <w:t xml:space="preserve"> Seven privacy properties are established with executable ProVerif proofs: Device Non-Correlation, Registry Observer Non-Identification, Submission Server Blindness, and resistance to the compromise of C, the credential validator, a content-channel server, or a gatekeeper individually (Appendices A.2 and A.3).</w:t>
      </w:r>
      <w:r>
        <w:rPr/>
        <w:t xml:space="preserve"> Timing and traffic analysis, which the proofs do not model, are evaluated empirically in simulation (Appendix D).</w:t>
      </w:r>
      <w:r>
        <w:rPr/>
        <w:t xml:space="preserve"> A reference deployment, the Birthmark Standard, records verified content in a public registry and is viable on constrained capture hardware where zero-knowledge approaches are computationally infeasible; its device-side cost, estimated from published benchmarks (Appendix B), is within the range of commodity embedded processors.</w:t>
      </w:r>
      <w:r>
        <w:rPr/>
        <w:t xml:space="preserve"> Anyone can check media against the registry, but the registry doesn’t hold the image itself or enable anyone to find out who took it.</w:t>
      </w:r>
    </w:p>
    <w:p>
      <w:pPr>
        <w:pStyle w:val="BodyText"/>
        <w:rPr/>
      </w:pPr>
      <w:r>
        <w:rPr>
          <w:b/>
          <w:bCs/>
        </w:rPr>
        <w:t xml:space="preserve">CCS Concepts: </w:t>
      </w:r>
      <w:r>
        <w:rPr/>
        <w:t xml:space="preserve">• Security and privacy → </w:t>
      </w:r>
      <w:r>
        <w:rPr>
          <w:i/>
          <w:iCs/>
        </w:rPr>
        <w:t xml:space="preserve">Privacy-preserving protocols</w:t>
      </w:r>
      <w:r>
        <w:rPr/>
        <w:t xml:space="preserve"> (Primary); </w:t>
      </w:r>
      <w:r>
        <w:rPr>
          <w:i/>
          <w:iCs/>
        </w:rPr>
        <w:t xml:space="preserve">Formal methods and theory of security</w:t>
      </w:r>
      <w:r>
        <w:rPr/>
        <w:t xml:space="preserve">; </w:t>
      </w:r>
      <w:r>
        <w:rPr>
          <w:i/>
          <w:iCs/>
        </w:rPr>
        <w:t xml:space="preserve">Privacy protections</w:t>
      </w:r>
      <w:r>
        <w:rPr/>
        <w:t xml:space="preserve">; </w:t>
      </w:r>
      <w:r>
        <w:rPr>
          <w:i/>
          <w:iCs/>
        </w:rPr>
        <w:t xml:space="preserve">Information flow control</w:t>
      </w:r>
      <w:r>
        <w:rPr/>
        <w:t xml:space="preserve">.</w:t>
      </w:r>
    </w:p>
    <w:p>
      <w:pPr>
        <w:pStyle w:val="BodyText"/>
        <w:rPr/>
      </w:pPr>
      <w:r>
        <w:rPr>
          <w:b/>
          <w:bCs/>
        </w:rPr>
        <w:t xml:space="preserve">Additional Keywords and Phrases: </w:t>
      </w:r>
      <w:r>
        <w:rPr/>
        <w:t xml:space="preserve">Birthmark Protocol, semantic non-assembly, privacy-by-design, data minimization, architectural privacy, ProVerif, media provenance, Birthmark Standard</w:t>
      </w:r>
    </w:p>
    <w:p>
      <w:pPr>
        <w:pStyle w:val="BodyText"/>
        <w:rPr/>
      </w:pPr>
      <w:r>
        <w:rPr>
          <w:b/>
          <w:bCs/>
        </w:rPr>
        <w:t xml:space="preserve">ACM Reference Format:</w:t>
      </w:r>
    </w:p>
    <w:p>
      <w:pPr>
        <w:pStyle w:val="BodyText"/>
        <w:rPr/>
      </w:pPr>
      <w:r>
        <w:rPr/>
        <w:t xml:space="preserve">Sam Ryan. 2026. The Birthmark Protocol: Achieving Semantic Non-Assembly in Media Provenance. </w:t>
      </w:r>
      <w:r>
        <w:rPr>
          <w:i/>
          <w:iCs/>
        </w:rPr>
        <w:t xml:space="preserve">ACM Trans. Priv. Secur.</w:t>
      </w:r>
      <w:r>
        <w:rPr/>
        <w:t xml:space="preserve"> 1, 1, Article 1 (January 2026), </w:t>
      </w:r>
      <w:r>
        <w:rPr/>
        <w:t xml:space="preserve">34 pages</w:t>
      </w:r>
      <w:r>
        <w:rPr/>
        <w:t xml:space="preserve">. https://doi.org/XXXXXXX.XXXXXXX</w:t>
      </w:r>
    </w:p>
    <w:p>
      <w:pPr>
        <w:pStyle w:val="BodyText"/>
        <w:rPr/>
      </w:pPr>
      <w:r>
        <w:rPr>
          <w:b/>
          <w:bCs/>
        </w:rPr>
        <w:t xml:space="preserve">1 INTRODUCTION</w:t>
      </w:r>
    </w:p>
    <w:p>
      <w:pPr>
        <w:pStyle w:val="BodyText"/>
        <w:rPr/>
      </w:pPr>
      <w:r>
        <w:rPr/>
        <w:t xml:space="preserve">Component compromise is no longer an exceptional event. The Identity Theft Resource Center recorded 3,322 US data compromises in 2025, a new all-time high and a 79% increase over the preceding five years, the third consecutive year above 3,000 [17]. Designing systems around the prevention of compromise, rather than its consequences, is accordingly insufficient. A system whose privacy guarantee degrades to zero on single-component exposure has, in practice, no privacy guarantee at all. The prevailing frameworks (confidentiality, access control, information flow control, statistical disclosure limitation) address how to restrict access to sensitive information that exists somewhere in the system. None addresses the case where the armor has been pierced. All assume a store to protect, and all fail when that store is exposed. What is needed is a class of system that concedes nothing on component exposure, because there is nothing to concede.</w:t>
      </w:r>
    </w:p>
    <w:p>
      <w:pPr>
        <w:pStyle w:val="BodyText"/>
        <w:rPr/>
      </w:pPr>
      <w:r>
        <w:rPr/>
        <w:t xml:space="preserve">Provenance shows what that exposure can cost. A breached system that links cameras to images becomes a map of who photographed what, and the journalists, activists and sources the system exists to serve are the people that map would expose to a hostile government. </w:t>
      </w:r>
      <w:r>
        <w:rPr/>
        <w:t xml:space="preserve">A provenance architecture illustrates the requirement: a device must be linkable to authenticated content, but only under specific authorized conditions. The privacy challenge is ensuring no component accumulates sufficient information to perform it without authorization. This paper asks: can a system be architected such that complete, authorized exposure of any single component (including full decryption of its contents) yields no information sufficient to execute the target identification function? In a threat environment where component exposure is probable, the yield of exposure is a more actionable security property than its difficulty. The Birthmark Protocol answers this question affirmatively, by giving Hoepman’s SEPARATE and HIDE privacy design strategies [13] a precise, executable threshold we call Semantic Non-Assembly.</w:t>
      </w:r>
    </w:p>
    <w:p>
      <w:pPr>
        <w:pStyle w:val="BodyText"/>
        <w:rPr/>
      </w:pPr>
    </w:p>
    <w:p>
      <w:pPr>
        <w:pStyle w:val="BodyText"/>
        <w:rPr/>
      </w:pPr>
      <w:r>
        <w:rPr/>
        <w:t xml:space="preserve">This paper makes three contributions. The first is Semantic Non-Assembly as a formalized, machine-checked privacy property: a structural threshold on the information that exposing a component yields (Sections 1.1 and 4). The second is the Birthmark Protocol, a two-channel provenance architecture that instantiates the guarantee, with ProVerif proofs of seven privacy properties (Properties A to F and J; Section 4 and Appendix A). The third is the Birthmark Standard, a reference instantiation that demonstrates deployability on constrained capture hardware (Section 5).</w:t>
      </w:r>
    </w:p>
    <w:p>
      <w:pPr>
        <w:pStyle w:val="FirstParagraph"/>
        <w:rPr/>
      </w:pPr>
      <w:r>
        <w:rPr>
          <w:b/>
          <w:bCs/>
        </w:rPr>
        <w:t xml:space="preserve">1.1 Semantic Non-Assembly</w:t>
      </w:r>
    </w:p>
    <w:p>
      <w:pPr>
        <w:pStyle w:val="BodyText"/>
        <w:rPr/>
      </w:pPr>
      <w:r>
        <w:rPr/>
        <w:t xml:space="preserve">SNA prevents evaluation of a designated predicate by preventing any sub-threshold coalition from assembling a sufficient assignment to its input domain. The term “semantic” here refers to the meaning level of information (what the data enables with respect to f) rather than to semantic security in the cryptographic sense. Formally: an architecture satisfies semantic non-assembly with respect to predicate f and threshold t if no coalition of fewer than t+1 components</w:t>
      </w:r>
      <w:r>
        <w:rPr/>
        <w:t xml:space="preserve"> (independently operated parts of the system; Section 3.1 defines them for this architecture)</w:t>
      </w:r>
      <w:r>
        <w:rPr/>
        <w:t xml:space="preserve"> can assemble a state from which f is computable. A sufficient state is any combination of information fields whose values together enable execution of f</w:t>
      </w:r>
      <w:r>
        <w:rPr/>
        <w:t xml:space="preserve">. For device attribution in media provenance, f is the function that links a specific capture device to specific authenticated content; a sufficient state is any combination of device identity and content record that enables execution of that linkage. The threshold t formalizes the adversary assumption: an architecture satisfying semantic non-assembly at t=1 remains private under any single-component compromise; larger t tolerates broader coordinated compromise.</w:t>
      </w:r>
    </w:p>
    <w:p>
      <w:pPr>
        <w:pStyle w:val="BodyText"/>
        <w:rPr/>
      </w:pPr>
      <w:r>
        <w:rPr/>
        <w:t xml:space="preserve">The mechanism is architectural rather than procedural. A policy prohibition on co-locating sufficient information is not Semantic Non-Assembly; it is an access control rule applied to a system that has the capability to violate its privacy obligations. Semantic Non-Assembly requires that the architecture make co-location structurally impossible below the compromise threshold by design, not just by trust. This distinction matters for the adversary model: policy-based separation fails under insider threat or operator compromise; structural separation fails only under coordinated multi-component compromise at or above threshold t.</w:t>
      </w:r>
    </w:p>
    <w:p>
      <w:pPr>
        <w:pStyle w:val="BodyText"/>
        <w:rPr/>
      </w:pPr>
      <w:r>
        <w:rPr/>
        <w:t xml:space="preserve">This also means SNA is a claim about information state, not about operational scale or component count. A single, heavily centralized service satisfies Semantic Non-Assembly at the same threshold as many independently operated ones, provided its own information state never includes a sufficient assignment to f’s input domain; conversely, distributing a function across many independently operated organizations does not itself satisfy SNA if each one still holds enough of the sufficient state to compute f alone.</w:t>
      </w:r>
    </w:p>
    <w:p>
      <w:pPr>
        <w:pStyle w:val="BodyText"/>
        <w:rPr/>
      </w:pPr>
    </w:p>
    <w:p>
      <w:pPr>
        <w:pStyle w:val="BodyText"/>
        <w:rPr/>
      </w:pPr>
    </w:p>
    <w:p>
      <w:pPr>
        <w:pStyle w:val="BodyText"/>
        <w:rPr/>
      </w:pPr>
    </w:p>
    <w:p>
      <w:pPr>
        <w:pStyle w:val="BodyText"/>
        <w:rPr/>
      </w:pPr>
    </w:p>
    <w:p>
      <w:pPr>
        <w:pStyle w:val="BodyText"/>
        <w:rPr/>
      </w:pPr>
    </w:p>
    <w:p>
      <w:pPr>
        <w:pStyle w:val="BodyText"/>
        <w:rPr/>
      </w:pPr>
    </w:p>
    <w:p>
      <w:pPr>
        <w:pStyle w:val="BodyText"/>
        <w:rPr/>
      </w:pPr>
      <w:r>
        <w:rPr/>
        <w:t xml:space="preserve">The class of guarantee applies to systems where (a) the target identification function is defined and bounded, (b) the system designer controls which components hold which information fields, and (c) the privacy requirement is that the function be performable only under authorized conditions, not that it be permanently prevented. </w:t>
      </w:r>
      <w:r>
        <w:rPr/>
        <w:t xml:space="preserve">Provenance is the canonical case. Linking a device to its content is the system’s purpose, so the requirement is that watching the system, even from inside one component, does not let an observer make that link.</w:t>
      </w:r>
    </w:p>
    <w:p>
      <w:pPr>
        <w:pStyle w:val="BodyText"/>
        <w:rPr/>
      </w:pPr>
      <w:r>
        <w:rPr>
          <w:b/>
          <w:bCs/>
        </w:rPr>
        <w:t xml:space="preserve">1.2 Scope</w:t>
      </w:r>
    </w:p>
    <w:p>
      <w:pPr>
        <w:pStyle w:val="BodyText"/>
        <w:rPr/>
      </w:pPr>
      <w:r>
        <w:rPr/>
        <w:t xml:space="preserve">The architecture verifies that content originated from a registered capture device. It does not verify scene truthfulness, content accuracy, staging authenticity, or editorial decisions. Privacy guarantees are computational rather than information-theoretic. The properties in Section 4 describe what is determinable by a party acting outside the consortium’s governance process, including any coalition below the cooperation threshold that process requires; they say nothing about, and do not foreclose, a separate governed mechanism by which cooperating consortium members could identify and revoke a specific device’s credential given a specific piece of content. Such a mechanism requires multi-party authorization and is outside this paper’s scope.</w:t>
      </w:r>
    </w:p>
    <w:p>
      <w:pPr>
        <w:pStyle w:val="BodyText"/>
        <w:rPr/>
      </w:pPr>
      <w:r>
        <w:rPr>
          <w:b/>
          <w:bCs/>
        </w:rPr>
        <w:t xml:space="preserve">2 RELATED WORK</w:t>
      </w:r>
    </w:p>
    <w:p>
      <w:pPr>
        <w:pStyle w:val="BodyText"/>
        <w:rPr/>
      </w:pPr>
      <w:r>
        <w:rPr/>
        <w:t xml:space="preserve">Confidentiality and access control are foundational [6]. Contextual integrity (Nissenbaum [11]) frames privacy as appropriate information flow relative to context norms. SNA is distinct: contextual integrity asks whether a given flow is appropriate relative to the norms of its context; SNA asks whether the sufficient state for a target function can be assembled at all, independent of whether any individual flow is norm-violating. A system can satisfy contextual integrity in every flow and still fail SNA if a single component accumulates a sufficient state through individually appropriate flows. Differential privacy (Dwork et al. [12]) provides formal guarantees for statistical data releases. k-anonymity and its successors (l-diversity, t-closeness) address quasi-identifier-based re-identification in tabular data. Purpose limitation under GDPR and similar frameworks imposes policy-level constraints on information use. None of these frameworks addresses the structural prevention of sufficient-information assembly in systems where the identification function is authorized but must not be passively available.</w:t>
      </w:r>
    </w:p>
    <w:p>
      <w:pPr>
        <w:pStyle w:val="BodyText"/>
        <w:rPr/>
      </w:pPr>
      <w:r>
        <w:rPr>
          <w:b/>
          <w:bCs/>
        </w:rPr>
        <w:t xml:space="preserve">Privacy by Design.</w:t>
      </w:r>
      <w:r>
        <w:rPr/>
        <w:t xml:space="preserve"> Cavoukian’s Privacy by Design [8] </w:t>
      </w:r>
      <w:r>
        <w:rPr/>
        <w:t xml:space="preserve">establishes seven foundational principles for how privacy should be approached during design</w:t>
      </w:r>
      <w:r>
        <w:rPr/>
        <w:t xml:space="preserve">, not a formal property a design either satisfies or fails.</w:t>
      </w:r>
      <w:r>
        <w:rPr/>
        <w:t xml:space="preserve"> A system can follow every Privacy by Design principle in good faith and still fail SNA, if a single component ends up holding a sufficient information set</w:t>
      </w:r>
      <w:r>
        <w:rPr/>
        <w:t xml:space="preserve">.</w:t>
      </w:r>
    </w:p>
    <w:p>
      <w:pPr>
        <w:pStyle w:val="BodyText"/>
        <w:rPr/>
      </w:pPr>
      <w:r>
        <w:rPr>
          <w:b/>
          <w:bCs/>
        </w:rPr>
        <w:t xml:space="preserve">Privacy Design Strategies.</w:t>
      </w:r>
      <w:r>
        <w:rPr/>
        <w:t xml:space="preserve"> Hoepman [13] identifies eight privacy design strategies derived from data protection legislation, including SEPARATE (distributing personal data across compartments so no single store permits assembly of a complete profile) and HIDE (encryption, unlinkability, and mix networks that render individual data elements uninterpretable to an observer). Semantic Non-Assembly composes both strategies: content and credential fields are kept apart (SEPARATE), and each field is a one-way function of the underlying value rather than the value itself (HIDE).</w:t>
      </w:r>
    </w:p>
    <w:p>
      <w:pPr>
        <w:pStyle w:val="BodyText"/>
        <w:rPr/>
      </w:pPr>
      <w:r>
        <w:rPr>
          <w:b/>
          <w:bCs/>
        </w:rPr>
        <w:t xml:space="preserve">Terminology.</w:t>
      </w:r>
      <w:r>
        <w:rPr/>
        <w:t xml:space="preserve"> </w:t>
      </w:r>
      <w:r>
        <w:rPr/>
        <w:t xml:space="preserve">“Birthmark” is a software-security term for an intrinsic, origin-derived characteristic that identifies an artifact after transformation without embedding a signal, unlike a watermark [15]; a registered device’s content hash is such a characteristic.</w:t>
      </w:r>
    </w:p>
    <w:p>
      <w:pPr>
        <w:pStyle w:val="BodyText"/>
        <w:rPr/>
      </w:pPr>
      <w:r>
        <w:rPr>
          <w:b/>
          <w:bCs/>
        </w:rPr>
        <w:t xml:space="preserve">Embedded Provenance.</w:t>
      </w:r>
      <w:r>
        <w:rPr/>
        <w:t xml:space="preserve"> C2PA embeds cryptographically signed manifests in media files [1], but social media platforms routinely strip metadata through compression and format conversion, severing provenance at distribution. C2PA’s soft bindings, perceptual fingerprints that survive some transformations and support content-based manifest lookup independent of the stripped metadata, partially address this: they trade guaranteed matching for tolerance of the transformations that break exact metadata survival, and depend on a fingerprint-lookup service rather than an external record. Storing verification records externally, as this architecture does, makes survival of in-band metadata loss a structural property rather than a platform dependency, without requiring perceptual tolerance in the first place. The failure modes differ: C2PA’s provenance integrity depends on metadata survival through the distribution chain, mitigated but not eliminated by soft bindings; the Birthmark Protocol’s privacy properties depend on audited constraint preservation across independently operated infrastructure components.</w:t>
      </w:r>
    </w:p>
    <w:p>
      <w:pPr>
        <w:pStyle w:val="BodyText"/>
        <w:rPr/>
      </w:pPr>
      <w:r>
        <w:rPr>
          <w:b/>
          <w:bCs/>
        </w:rPr>
        <w:t xml:space="preserve">Zero-Knowledge Proofs for Authentication.</w:t>
      </w:r>
      <w:r>
        <w:rPr/>
        <w:t xml:space="preserve"> ZK-SNARKs and ZK-STARKs enable proof of credential possession without credential disclosure [7].</w:t>
      </w:r>
      <w:r>
        <w:rPr/>
        <w:t xml:space="preserve"> </w:t>
      </w:r>
      <w:r>
        <w:rPr/>
        <w:t xml:space="preserve">Their formal guarantees include resistance to correlation even by an adversary who compromises the credential validator; this architecture also establishes that property as Property E (Appendix A.3), by a different mechanism. Section 6.1 compares the two on deployment cost and trust assumptions.</w:t>
      </w:r>
    </w:p>
    <w:p>
      <w:pPr>
        <w:pStyle w:val="BodyText"/>
        <w:rPr/>
      </w:pPr>
      <w:r>
        <w:rPr>
          <w:b/>
          <w:bCs/>
        </w:rPr>
        <w:t xml:space="preserve">Anonymous Credentials and Attestation. </w:t>
      </w:r>
      <w:r>
        <w:rPr/>
        <w:t xml:space="preserve">Privacy Pass [21] lets a client redeem a blindly-signed token proving it previously passed some check without the verifier learning which earlier check-completion event produced this token, the same blind-signature principle this architecture uses for BlindShare_key: an issuer signs a value it cannot read, and the value later travels unlinked to when it was issued. </w:t>
      </w:r>
      <w:r>
        <w:rPr/>
        <w:t xml:space="preserve">Direct Anonymous Attestation [22] lets a hardware module prove it is a genuine, certified device without revealing which one, unlinkably across attestations; as a deployed TPM standard that targets the same query with signature schemes rather than circuit constructions, it is a closer comparison for the credential validator’s device-membership check than ZK-SNARKs.</w:t>
      </w:r>
      <w:r>
        <w:rPr/>
        <w:t xml:space="preserve"> Neither addresses the second half of this architecture’s guarantee: keeping the resulting attestation from ever being co-located with the content it authenticates.</w:t>
      </w:r>
    </w:p>
    <w:p>
      <w:pPr>
        <w:pStyle w:val="BodyText"/>
        <w:rPr/>
      </w:pPr>
    </w:p>
    <w:p>
      <w:pPr>
        <w:pStyle w:val="BodyText"/>
        <w:rPr/>
      </w:pPr>
      <w:r>
        <w:rPr>
          <w:b/>
          <w:bCs/>
        </w:rPr>
        <w:t xml:space="preserve">Split-Knowledge Systems and Privacy Engineering.</w:t>
      </w:r>
      <w:r>
        <w:rPr/>
        <w:t xml:space="preserve"> The principle that no single party should hold sufficient information to perform a sensitive operation is established in information security through dual-control and split-knowledge architectures [6], used in financial institutions, key management systems, and cryptographic escrow. </w:t>
      </w:r>
      <w:r>
        <w:rPr/>
        <w:t xml:space="preserve">Split-knowledge architectures partition a key or secret value into shares so that reconstruction requires a threshold of them.</w:t>
      </w:r>
      <w:r>
        <w:rPr/>
        <w:t xml:space="preserve"> Semantic Non-Assembly operates on a typed information schema rather than a single algebraic object: the object of protection is a predicate’s input domain (the set of information fields whose combination constitutes a sufficient input to the identification function), and the mechanism is preventing that domain from being assembled at any component below threshold t. A threshold scheme over a device credential and a content hash would combine them into a shared secret requiring t-of-n parties to reconstruct; Semantic Non-Assembly ensures the two fields are never co-located, making the threshold reconstruction question moot.</w:t>
      </w:r>
    </w:p>
    <w:p>
      <w:pPr>
        <w:pStyle w:val="BodyText"/>
        <w:rPr/>
      </w:pPr>
      <w:r>
        <w:rPr>
          <w:b/>
          <w:bCs/>
        </w:rPr>
        <w:t xml:space="preserve">Delivery Without Recipient Knowledge. </w:t>
      </w:r>
      <w:r>
        <w:rPr/>
        <w:t xml:space="preserve">Oblivious HTTP [23] routes a client’s request through a relay that sees the client’s address but not the separately-encrypted request content, to a target server that sees the request but not the client’s address; no single party sees both. Signal’s sealed sender [24] similarly lets a messaging server deliver a message without learning who sent it</w:t>
      </w:r>
      <w:r>
        <w:rPr/>
        <w:t xml:space="preserve">. Both are deployed, production examples of the same no-single-delivery-party-learns-both-ends principle this architecture applies to its own relay layer (G6, Section 4.2); neither is designed around a public, queryable record of the kind this architecture posts to a registry. </w:t>
      </w:r>
      <w:r>
        <w:rPr/>
        <w:t xml:space="preserve">A subsequent analysis [25] showed that sealed sender’s one-sided anonymity guarantee</w:t>
      </w:r>
      <w:r>
        <w:rPr/>
        <w:t xml:space="preserve"> does not compose </w:t>
      </w:r>
      <w:r>
        <w:rPr/>
        <w:t xml:space="preserve">across a conversation: repeated messages</w:t>
      </w:r>
      <w:r>
        <w:rPr/>
        <w:t xml:space="preserve"> between the same two parties can be statistically linked using delivery receipts in as few as five messages</w:t>
      </w:r>
      <w:r>
        <w:rPr/>
        <w:t xml:space="preserve">.</w:t>
      </w:r>
    </w:p>
    <w:p>
      <w:pPr>
        <w:pStyle w:val="BodyText"/>
        <w:rPr/>
      </w:pPr>
      <w:r>
        <w:rPr>
          <w:b/>
          <w:bCs/>
        </w:rPr>
        <w:t xml:space="preserve">Architectural Information-Flow Reasoning.</w:t>
      </w:r>
      <w:r>
        <w:rPr/>
        <w:t xml:space="preserve"> Chong and van der Meyden [14] show that global information-flow security properties can be proved directly from an architecture’s causal structure together with local properties of its trusted components, generalizing intransitive noninterference to admit filtering between communicating domains, and give refinement results establishing that decomposing a component into subcomponents preserves a previously established property. Semantic Non-Assembly is an instance of this style of argument, applied to predicate computability rather than information-flow labels: </w:t>
      </w:r>
      <w:commentRangeStart w:id="98"/>
      <w:del w:id="9052" w:author="Claude" w:date="2026-10-10T16:51:47Z">
        <w:r>
          <w:rPr/>
          <w:delText xml:space="preserve">Property A’s proof (Appendix A.2)</w:delText>
        </w:r>
      </w:del>
      <w:ins w:id="9053" w:author="Claude" w:date="2026-10-10T16:51:47Z">
        <w:r>
          <w:rPr/>
          <w:t xml:space="preserve">Property A’s proof (Appendix A.3)</w:t>
        </w:r>
      </w:ins>
      <w:commentRangeEnd w:id="98"/>
      <w:r>
        <w:rPr>
          <w:rStyle w:val="CommentReference"/>
        </w:rPr>
        <w:commentReference w:id="98"/>
      </w:r>
      <w:r>
        <w:rPr/>
        <w:t xml:space="preserve"> derives a global non-correlation guarantee from the architecture’s channel structure and the validator’s local behavior</w:t>
      </w:r>
      <w:r>
        <w:rPr/>
        <w:t xml:space="preserve">.</w:t>
      </w:r>
    </w:p>
    <w:p>
      <w:pPr>
        <w:pStyle w:val="BodyText"/>
        <w:rPr/>
      </w:pPr>
      <w:r>
        <w:rPr/>
        <w:t xml:space="preserve">Conventional data minimization seeks to reduce the amount of retained information. Semantic Non-Assembly instead minimizes the information available to any architectural component with respect to a designated identification function.</w:t>
      </w:r>
      <w:r>
        <w:rPr/>
        <w:t xml:space="preserve"> In this sense, Semantic Non-Assembly operationalizes data minimization at the level of predicate computability rather than record size, the same structural reading that satisfies GDPR’s data minimization principle (Article 5(1)(c): personal data must be adequate, relevant, and limited to what is necessary) as an architectural property rather than a policy constraint. </w:t>
      </w:r>
      <w:r>
        <w:rPr/>
        <w:t xml:space="preserve">None of the frameworks surveyed here applies these principles to public media provenance.</w:t>
      </w:r>
    </w:p>
    <w:p>
      <w:pPr>
        <w:pStyle w:val="BodyText"/>
        <w:rPr/>
      </w:pPr>
      <w:r>
        <w:rPr>
          <w:b/>
          <w:bCs/>
        </w:rPr>
        <w:t xml:space="preserve">Multi-Party Computation and t-Privacy.</w:t>
      </w:r>
      <w:r>
        <w:rPr/>
        <w:t xml:space="preserve"> The zero-yield-at-threshold property recalls t-privacy in multi-party computation [10]: in a t-private MPC protocol, no coalition of fewer than t+1 parties can learn anything beyond what their inputs and outputs reveal. </w:t>
      </w:r>
      <w:r>
        <w:rPr/>
        <w:t xml:space="preserve">MPC t-privacy operates on computational protocols that distribute shares of input values across parties, such that no sub-threshold coalition can reconstruct the function’s inputs from its shares; the object of protection is the computational secrecy of input values during protocol execution. Semantic Non-Assembly operates on information architecture: the object of protection is the assembly of a sufficient state across components, and the guarantee holds independent of any protocol executed over that architecture.</w:t>
      </w:r>
    </w:p>
    <w:p>
      <w:pPr>
        <w:pStyle w:val="BodyText"/>
        <w:rPr/>
      </w:pPr>
      <w:r>
        <w:rPr/>
        <w:t xml:space="preserve">Prio [26] extends split-trust principles to aggregate statistics collection: clients secret-share individual data across several non-colluding servers, which jointly compute a sum or count without any one server reconstructing an individual contribution.</w:t>
      </w:r>
      <w:r>
        <w:rPr/>
        <w:t xml:space="preserve"> A system can satisfy Prio’s guarantee while still linking any one given submission to its device, since Prio’s privacy is a property of the aggregate, not of any individual contribution.</w:t>
      </w:r>
    </w:p>
    <w:p>
      <w:pPr>
        <w:pStyle w:val="BodyText"/>
        <w:rPr/>
      </w:pPr>
      <w:r>
        <w:rPr/>
        <w:t xml:space="preserve">The approaches in Table 1 share a pattern. Each protects an object that exists somewhere (a store, a data flow, a released dataset, a secret, an input value, an aggregate), and each guarantee concerns who can reach that object or what can be inferred from it. Semantic Non-Assembly asks a different question: whether the sufficient state for the identification function is ever assembled at any one component. The remaining gap is the cooperating insider. A single component’s keys, used by someone entitled to use them, yield whatever that component holds, and under SNA what it holds is a fragment.</w:t>
      </w:r>
    </w:p>
    <w:p>
      <w:pPr>
        <w:pStyle w:val="BodyText"/>
        <w:keepNext w:val="true"/>
        <w:rPr/>
      </w:pPr>
      <w:r>
        <w:rPr>
          <w:b/>
          <w:bCs/>
        </w:rPr>
        <w:t xml:space="preserve">Table 1.</w:t>
      </w:r>
      <w:r>
        <w:rPr/>
        <w:t xml:space="preserve"> Semantic Non-Assembly compared with existing approaches: what each protects, what exposing one component yields, and how SNA differs.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3"/>
        <w:gridCol w:w="2011"/>
        <w:gridCol w:w="2243"/>
        <w:gridCol w:w="2972"/>
      </w:tblGrid>
      <w:tr>
        <w:trPr>
          <w:tblHeader w:val="true"/>
        </w:trPr>
        <w:tc>
          <w:tcPr>
            <w:tcW w:w="2133"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Approach</w:t>
            </w:r>
          </w:p>
        </w:tc>
        <w:tc>
          <w:tcPr>
            <w:tcW w:w="2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What it protects</w:t>
            </w:r>
          </w:p>
        </w:tc>
        <w:tc>
          <w:tcPr>
            <w:tcW w:w="2243"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What exposing one component yields</w:t>
            </w:r>
          </w:p>
        </w:tc>
        <w:tc>
          <w:tcPr>
            <w:tcW w:w="29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How SNA differs</w:t>
            </w:r>
          </w:p>
        </w:tc>
      </w:tr>
      <w:tr>
        <w:trPr/>
        <w:tc>
          <w:tcPr>
            <w:tcW w:w="21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Confidentiality</w:t>
            </w:r>
          </w:p>
        </w:tc>
        <w:tc>
          <w:tcPr>
            <w:tcW w:w="2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Information that exists in one place</w:t>
            </w:r>
          </w:p>
        </w:tc>
        <w:tc>
          <w:tcPr>
            <w:tcW w:w="2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Everything that component stores</w:t>
            </w:r>
          </w:p>
        </w:tc>
        <w:tc>
          <w:tcPr>
            <w:tcW w:w="2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SNA prevents the sufficient information set from existing in one place</w:t>
            </w:r>
          </w:p>
        </w:tc>
      </w:tr>
      <w:tr>
        <w:trPr/>
        <w:tc>
          <w:tcPr>
            <w:tcW w:w="21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Access control</w:t>
            </w:r>
          </w:p>
        </w:tc>
        <w:tc>
          <w:tcPr>
            <w:tcW w:w="2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Operations on an existing store</w:t>
            </w:r>
          </w:p>
        </w:tc>
        <w:tc>
          <w:tcPr>
            <w:tcW w:w="2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store’s contents, once permissions fail (misconfiguration, insider threat, key compromise)</w:t>
            </w:r>
          </w:p>
        </w:tc>
        <w:tc>
          <w:tcPr>
            <w:tcW w:w="2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SNA eliminates the store; failure requires t+1 components at once</w:t>
            </w:r>
          </w:p>
        </w:tc>
      </w:tr>
      <w:tr>
        <w:trPr/>
        <w:tc>
          <w:tcPr>
            <w:tcW w:w="21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Information flow control</w:t>
            </w:r>
          </w:p>
        </w:tc>
        <w:tc>
          <w:tcPr>
            <w:tcW w:w="2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Propagation paths for data that exists at a source</w:t>
            </w:r>
          </w:p>
        </w:tc>
        <w:tc>
          <w:tcPr>
            <w:tcW w:w="2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source data, if policy enforcement is bypassed</w:t>
            </w:r>
          </w:p>
        </w:tc>
        <w:tc>
          <w:tcPr>
            <w:tcW w:w="2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SNA works at design time: no component holds the sufficient set, so there is no flow to label or restrict</w:t>
            </w:r>
          </w:p>
        </w:tc>
      </w:tr>
      <w:tr>
        <w:trPr/>
        <w:tc>
          <w:tcPr>
            <w:tcW w:w="21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Statistical disclosure limitation</w:t>
            </w:r>
          </w:p>
        </w:tc>
        <w:tc>
          <w:tcPr>
            <w:tcW w:w="2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released dataset, through noise, suppression or generalization</w:t>
            </w:r>
          </w:p>
        </w:tc>
        <w:tc>
          <w:tcPr>
            <w:tcW w:w="2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dataset, with inference bounded by the added distortion</w:t>
            </w:r>
          </w:p>
        </w:tc>
        <w:tc>
          <w:tcPr>
            <w:tcW w:w="2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dataset exists at any sub-threshold component to run inference on</w:t>
            </w:r>
          </w:p>
        </w:tc>
      </w:tr>
      <w:tr>
        <w:trPr/>
        <w:tc>
          <w:tcPr>
            <w:tcW w:w="21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Split-knowledge and threshold schemes</w:t>
            </w:r>
          </w:p>
        </w:tc>
        <w:tc>
          <w:tcPr>
            <w:tcW w:w="2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algebraic object (a key or secret) shared t-of-n</w:t>
            </w:r>
          </w:p>
        </w:tc>
        <w:tc>
          <w:tcPr>
            <w:tcW w:w="2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share, which reveals nothing alone; t colluding parties reconstruct the secret</w:t>
            </w:r>
          </w:p>
        </w:tc>
        <w:tc>
          <w:tcPr>
            <w:tcW w:w="2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SNA protects a typed information schema whose fields are never co-located, so there is nothing to reconstruct; it fails only at t+1 components</w:t>
            </w:r>
          </w:p>
        </w:tc>
      </w:tr>
      <w:tr>
        <w:trPr/>
        <w:tc>
          <w:tcPr>
            <w:tcW w:w="21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MPC t-privacy</w:t>
            </w:r>
          </w:p>
        </w:tc>
        <w:tc>
          <w:tcPr>
            <w:tcW w:w="2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Secrecy of input values during protocol execution</w:t>
            </w:r>
          </w:p>
        </w:tc>
        <w:tc>
          <w:tcPr>
            <w:tcW w:w="2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Nothing beyond that party’s own inputs and outputs, up to t parties</w:t>
            </w:r>
          </w:p>
        </w:tc>
        <w:tc>
          <w:tcPr>
            <w:tcW w:w="2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SNA is a property of the information architecture, independent of any protocol; the two are orthogonal</w:t>
            </w:r>
          </w:p>
        </w:tc>
      </w:tr>
      <w:tr>
        <w:trPr/>
        <w:tc>
          <w:tcPr>
            <w:tcW w:w="21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Prio</w:t>
            </w:r>
          </w:p>
        </w:tc>
        <w:tc>
          <w:tcPr>
            <w:tcW w:w="2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Aggregate statistics across many clients</w:t>
            </w:r>
          </w:p>
        </w:tc>
        <w:tc>
          <w:tcPr>
            <w:tcW w:w="2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secret share of a contribution, which reveals nothing alone</w:t>
            </w:r>
          </w:p>
        </w:tc>
        <w:tc>
          <w:tcPr>
            <w:tcW w:w="2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SNA protects each submission’s attribution individually, however many others exist</w:t>
            </w:r>
          </w:p>
        </w:tc>
      </w:tr>
      <w:tr>
        <w:trPr/>
        <w:tc>
          <w:tcPr>
            <w:tcW w:w="21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Zero-knowledge proofs</w:t>
            </w:r>
          </w:p>
        </w:tc>
        <w:tc>
          <w:tcPr>
            <w:tcW w:w="2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Proof of credential possession without disclosing the credential</w:t>
            </w:r>
          </w:p>
        </w:tc>
        <w:tc>
          <w:tcPr>
            <w:tcW w:w="2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identifying data, including under validator compromise</w:t>
            </w:r>
          </w:p>
        </w:tc>
        <w:tc>
          <w:tcPr>
            <w:tcW w:w="2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Orthogonal to SNA: ZK hides which member is proving; SNA limits what any component can assemble</w:t>
            </w:r>
          </w:p>
        </w:tc>
      </w:tr>
    </w:tbl>
    <w:p>
      <w:pPr>
        <w:pStyle w:val="BodyText"/>
        <w:rPr/>
      </w:pPr>
      <w:r>
        <w:rPr>
          <w:b/>
          <w:bCs/>
        </w:rPr>
        <w:t xml:space="preserve">3 ARCHITECTURE</w:t>
      </w:r>
    </w:p>
    <w:p>
      <w:pPr>
        <w:pStyle w:val="BodyText"/>
        <w:rPr/>
      </w:pPr>
      <w:r>
        <w:rPr>
          <w:b/>
          <w:bCs/>
        </w:rPr>
        <w:t xml:space="preserve">3.1 System Overview</w:t>
      </w:r>
    </w:p>
    <w:p>
      <w:pPr>
        <w:pStyle w:val="BodyText"/>
        <w:rPr/>
      </w:pPr>
      <w:r>
        <w:rPr/>
        <w:t xml:space="preserve">Credential and content travel on separate paths and are joined only by a hash, never by a key. </w:t>
      </w:r>
      <w:r>
        <w:rPr/>
        <w:t xml:space="preserve">The architecture </w:t>
      </w:r>
      <w:r>
        <w:rPr/>
        <w:t xml:space="preserve">involves six roles (Table 2):</w:t>
      </w:r>
      <w:r>
        <w:rPr/>
        <w:t xml:space="preserve"> </w:t>
      </w:r>
      <w:r>
        <w:rPr/>
        <w:t xml:space="preserve">a capture device, a credential processor (C), a credential validator, three independently-keyed gatekeepers each with a paired match board, two content-channel submission servers (F and I), and a verification registry (a consortium blockchain).</w:t>
      </w:r>
      <w:r>
        <w:rPr/>
        <w:t xml:space="preserve"> Figure 1 shows the message flow between the roles.</w:t>
      </w:r>
      <w:r>
        <w:rPr/>
        <w:t xml:space="preserve"> In this paper, a component is one operator’s deployment of any role in Table 2 other than the capture device (for the registry, one Registry Node), and the compromise results in Section 4 are stated per component.</w:t>
      </w:r>
    </w:p>
    <w:p>
      <w:pPr>
        <w:pStyle w:val="BodyText"/>
        <w:keepNext w:val="true"/>
        <w:rPr/>
      </w:pPr>
      <w:r>
        <w:rPr>
          <w:b/>
          <w:bCs/>
        </w:rPr>
        <w:t xml:space="preserve">Table 2.</w:t>
      </w:r>
      <w:r>
        <w:rPr/>
        <w:t xml:space="preserve"> The six roles, what each does, and where it is described.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7"/>
        <w:gridCol w:w="5829"/>
        <w:gridCol w:w="1274"/>
      </w:tblGrid>
      <w:tr>
        <w:trPr>
          <w:tblHeader w:val="true"/>
        </w:trPr>
        <w:tc>
          <w:tcPr>
            <w:tcW w:w="225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Role</w:t>
            </w:r>
          </w:p>
        </w:tc>
        <w:tc>
          <w:tcPr>
            <w:tcW w:w="582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Function</w:t>
            </w:r>
          </w:p>
        </w:tc>
        <w:tc>
          <w:tcPr>
            <w:tcW w:w="127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Detailed in</w:t>
            </w:r>
          </w:p>
        </w:tc>
      </w:tr>
      <w:tr>
        <w:trPr/>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Capture device</w:t>
            </w:r>
          </w:p>
        </w:tc>
        <w:tc>
          <w:tcPr>
            <w:tcW w:w="5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Generates ContentHash and </w:t>
            </w:r>
            <w:commentRangeStart w:id="1"/>
            <w:del w:id="9054" w:author="Claude" w:date="2026-10-10T16:51:47Z">
              <w:r>
                <w:rPr>
                  <w:rFonts w:eastAsia="Cambria" w:cs=""/>
                  <w:kern w:val="0"/>
                  <w:sz w:val="24"/>
                  <w:szCs w:val="24"/>
                  <w:lang w:val="en-US" w:eastAsia="en-US" w:bidi="ar-SA"/>
                </w:rPr>
                <w:delText xml:space="preserve">the credential packet, and sends</w:delText>
              </w:r>
            </w:del>
            <w:ins w:id="9055" w:author="Claude" w:date="2026-10-10T16:51:47Z">
              <w:r>
                <w:rPr>
                  <w:rFonts w:eastAsia="Cambria" w:cs=""/>
                  <w:kern w:val="0"/>
                  <w:sz w:val="24"/>
                  <w:szCs w:val="24"/>
                  <w:lang w:val="en-US" w:eastAsia="en-US" w:bidi="ar-SA"/>
                </w:rPr>
                <w:t xml:space="preserve">the credential packet (which includes a claim about post-capture processing), and sends</w:t>
              </w:r>
            </w:ins>
            <w:commentRangeEnd w:id="1"/>
            <w:r>
              <w:rPr>
                <w:rStyle w:val="CommentReference"/>
              </w:rPr>
              <w:commentReference w:id="1"/>
            </w:r>
            <w:r>
              <w:rPr>
                <w:rFonts w:eastAsia="Cambria" w:cs=""/>
                <w:kern w:val="0"/>
                <w:sz w:val="24"/>
                <w:szCs w:val="24"/>
                <w:lang w:val="en-US" w:eastAsia="en-US" w:bidi="ar-SA"/>
              </w:rPr>
              <w:t xml:space="preserve"> the two channels over disjoint delivery paths</w:t>
            </w:r>
          </w:p>
        </w:tc>
        <w:tc>
          <w:tcPr>
            <w:tcW w:w="1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Section 3.2; G6 (Section 4.2)</w:t>
            </w:r>
          </w:p>
        </w:tc>
      </w:tr>
      <w:tr>
        <w:trPr/>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Credential processor (C)</w:t>
            </w:r>
          </w:p>
        </w:tc>
        <w:tc>
          <w:tcPr>
            <w:tcW w:w="5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Receives the credential channel, wraps PacketHash under a fresh BlindShare_key for the validator round trip, </w:t>
            </w:r>
            <w:commentRangeStart w:id="2"/>
            <w:del w:id="9056" w:author="Claude" w:date="2026-10-10T16:51:47Z">
              <w:r>
                <w:rPr>
                  <w:rFonts w:eastAsia="Cambria" w:cs=""/>
                  <w:kern w:val="0"/>
                  <w:sz w:val="24"/>
                  <w:szCs w:val="24"/>
                  <w:lang w:val="en-US" w:eastAsia="en-US" w:bidi="ar-SA"/>
                </w:rPr>
                <w:delText xml:space="preserve">ring-signs the approved PacketHash</w:delText>
              </w:r>
            </w:del>
            <w:ins w:id="9057" w:author="Claude" w:date="2026-10-10T16:51:47Z">
              <w:r>
                <w:rPr>
                  <w:rFonts w:eastAsia="Cambria" w:cs=""/>
                  <w:kern w:val="0"/>
                  <w:sz w:val="24"/>
                  <w:szCs w:val="24"/>
                  <w:lang w:val="en-US" w:eastAsia="en-US" w:bidi="ar-SA"/>
                </w:rPr>
                <w:t xml:space="preserve">ring-signs PacketHash with the validator’s verdict</w:t>
              </w:r>
            </w:ins>
            <w:commentRangeEnd w:id="2"/>
            <w:r>
              <w:rPr>
                <w:rStyle w:val="CommentReference"/>
              </w:rPr>
              <w:commentReference w:id="2"/>
            </w:r>
            <w:r>
              <w:rPr>
                <w:rFonts w:eastAsia="Cambria" w:cs=""/>
                <w:kern w:val="0"/>
                <w:sz w:val="24"/>
                <w:szCs w:val="24"/>
                <w:lang w:val="en-US" w:eastAsia="en-US" w:bidi="ar-SA"/>
              </w:rPr>
              <w:t xml:space="preserve">, and fans it out to the three gatekeepers</w:t>
            </w:r>
          </w:p>
        </w:tc>
        <w:tc>
          <w:tcPr>
            <w:tcW w:w="1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Sections 3.2, 3.3</w:t>
            </w:r>
          </w:p>
        </w:tc>
      </w:tr>
      <w:tr>
        <w:trPr/>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Credential validator</w:t>
            </w:r>
          </w:p>
        </w:tc>
        <w:tc>
          <w:tcPr>
            <w:tcW w:w="5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Confirms that a credential belongs to a registered device</w:t>
            </w:r>
            <w:commentRangeStart w:id="3"/>
            <w:del w:id="9058" w:author="Claude" w:date="2026-10-10T16:51:47Z">
              <w:r>
                <w:rPr>
                  <w:rFonts w:eastAsia="Cambria" w:cs=""/>
                  <w:kern w:val="0"/>
                  <w:sz w:val="24"/>
                  <w:szCs w:val="24"/>
                  <w:lang w:val="en-US" w:eastAsia="en-US" w:bidi="ar-SA"/>
                </w:rPr>
                <w:delText xml:space="preserve"> and signs the wrapped Enc_PacketHash without reading it</w:delText>
              </w:r>
            </w:del>
            <w:ins w:id="9059" w:author="Claude" w:date="2026-10-10T16:51:47Z">
              <w:r>
                <w:rPr>
                  <w:rFonts w:eastAsia="Cambria" w:cs=""/>
                  <w:kern w:val="0"/>
                  <w:sz w:val="24"/>
                  <w:szCs w:val="24"/>
                  <w:lang w:val="en-US" w:eastAsia="en-US" w:bidi="ar-SA"/>
                </w:rPr>
                <w:t xml:space="preserve">, judges the device’s claim, and signs the resulting verdict with the wrapped Enc_PacketHash without reading it</w:t>
              </w:r>
            </w:ins>
            <w:commentRangeEnd w:id="3"/>
            <w:r>
              <w:rPr>
                <w:rStyle w:val="CommentReference"/>
              </w:rPr>
              <w:commentReference w:id="3"/>
            </w:r>
          </w:p>
        </w:tc>
        <w:tc>
          <w:tcPr>
            <w:tcW w:w="1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Section 3.2</w:t>
            </w:r>
          </w:p>
        </w:tc>
      </w:tr>
      <w:tr>
        <w:trPr/>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Gatekeepers (three, each with a paired match board)</w:t>
            </w:r>
          </w:p>
        </w:tc>
        <w:tc>
          <w:tcPr>
            <w:tcW w:w="5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Each independently verifies the validator’s signature and C’s ring signature, counter-signs, and posts to its own board after a randomized hold</w:t>
            </w:r>
          </w:p>
        </w:tc>
        <w:tc>
          <w:tcPr>
            <w:tcW w:w="1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Sections 3.3, 3.4</w:t>
            </w:r>
          </w:p>
        </w:tc>
      </w:tr>
      <w:tr>
        <w:trPr/>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Content-channel submission servers (F and I)</w:t>
            </w:r>
          </w:p>
        </w:tc>
        <w:tc>
          <w:tcPr>
            <w:tcW w:w="5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Each receives the content channel directly, recomputes PacketHash, </w:t>
            </w:r>
            <w:commentRangeStart w:id="4"/>
            <w:del w:id="9060" w:author="Claude" w:date="2026-10-10T16:51:47Z">
              <w:r>
                <w:rPr>
                  <w:rFonts w:eastAsia="Cambria" w:cs=""/>
                  <w:kern w:val="0"/>
                  <w:sz w:val="24"/>
                  <w:szCs w:val="24"/>
                  <w:lang w:val="en-US" w:eastAsia="en-US" w:bidi="ar-SA"/>
                </w:rPr>
                <w:delText xml:space="preserve">checks it against the two-of-three board quorum, and submits</w:delText>
              </w:r>
            </w:del>
            <w:ins w:id="9061" w:author="Claude" w:date="2026-10-10T16:51:47Z">
              <w:r>
                <w:rPr>
                  <w:rFonts w:eastAsia="Cambria" w:cs=""/>
                  <w:kern w:val="0"/>
                  <w:sz w:val="24"/>
                  <w:szCs w:val="24"/>
                  <w:lang w:val="en-US" w:eastAsia="en-US" w:bidi="ar-SA"/>
                </w:rPr>
                <w:t xml:space="preserve">checks it against the two-of-three board quorum, takes the verdict from the quorum, and submits</w:t>
              </w:r>
            </w:ins>
            <w:commentRangeEnd w:id="4"/>
            <w:r>
              <w:rPr>
                <w:rStyle w:val="CommentReference"/>
              </w:rPr>
              <w:commentReference w:id="4"/>
            </w:r>
            <w:r>
              <w:rPr>
                <w:rFonts w:eastAsia="Cambria" w:cs=""/>
                <w:kern w:val="0"/>
                <w:sz w:val="24"/>
                <w:szCs w:val="24"/>
                <w:lang w:val="en-US" w:eastAsia="en-US" w:bidi="ar-SA"/>
              </w:rPr>
              <w:t xml:space="preserve"> a signed entry to the registry</w:t>
            </w:r>
          </w:p>
        </w:tc>
        <w:tc>
          <w:tcPr>
            <w:tcW w:w="1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Sections 3.3, 3.4</w:t>
            </w:r>
          </w:p>
        </w:tc>
      </w:tr>
      <w:tr>
        <w:trPr/>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Verification registry (consortium blockchain)</w:t>
            </w:r>
          </w:p>
        </w:tc>
        <w:tc>
          <w:tcPr>
            <w:tcW w:w="5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Finalizes a content hash once two distinctly signed entries agree, and answers public queries</w:t>
            </w:r>
          </w:p>
        </w:tc>
        <w:tc>
          <w:tcPr>
            <w:tcW w:w="1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Sections 3.3, 3.5</w:t>
            </w:r>
          </w:p>
        </w:tc>
      </w:tr>
    </w:tbl>
    <w:p>
      <w:pPr>
        <w:pStyle w:val="BodyText"/>
        <w:rPr/>
      </w:pPr>
      <w:r>
        <w:rPr/>
        <w:t xml:space="preserve">Device registration is a prerequisite outside the scope of this architecture; credential provisioning is deployment-specific and may involve manufacturer enrollment, device initialization protocols, or similar mechanisms. The architecture defines what a credential validator must do (</w:t>
      </w:r>
      <w:commentRangeStart w:id="5"/>
      <w:del w:id="9062" w:author="Claude" w:date="2026-10-10T16:51:47Z">
        <w:r>
          <w:rPr/>
          <w:delText xml:space="preserve">accept a submitted credential and return a pass/fail decision</w:delText>
        </w:r>
      </w:del>
      <w:ins w:id="9063" w:author="Claude" w:date="2026-10-10T16:51:47Z">
        <w:r>
          <w:rPr/>
          <w:t xml:space="preserve">accept a submitted credential and a claim, and return a signed verdict or a rejection</w:t>
        </w:r>
      </w:ins>
      <w:commentRangeEnd w:id="5"/>
      <w:r>
        <w:rPr>
          <w:rStyle w:val="CommentReference"/>
        </w:rPr>
        <w:commentReference w:id="5"/>
      </w:r>
      <w:r>
        <w:rPr/>
        <w:t xml:space="preserve">) without prescribing how enrollment is managed.</w:t>
      </w:r>
    </w:p>
    <w:p>
      <w:pPr>
        <w:pStyle w:val="BodyText"/>
        <w:rPr/>
      </w:pPr>
      <w:r>
        <w:rPr/>
        <w:t xml:space="preserve">Certified processing software (Section 4.2, G3) is a further, optional role: software that performs a deliberate edit to already-registered content and submits the result as a new transaction in its own right, with the editing application taking the device role and the developer’s own server taking the validator role, generating a new, chained registry submission rather than reusing the original capture’s credential. It is not part of the base submission path described above and does not affect the properties established for an unedited submission</w:t>
      </w:r>
      <w:r>
        <w:rPr/>
        <w:t xml:space="preserve">.</w:t>
      </w:r>
      <w:commentRangeStart w:id="6"/>
      <w:ins w:id="9064" w:author="Claude" w:date="2026-10-10T16:51:47Z">
        <w:r>
          <w:rPr/>
          <w:t xml:space="preserve"> The application’s claim is its measured deviation from the parent record (Section 4.2, G3), and the developer’s server judges it.</w:t>
        </w:r>
      </w:ins>
      <w:commentRangeEnd w:id="6"/>
      <w:r>
        <w:rPr>
          <w:rStyle w:val="CommentReference"/>
        </w:rPr>
        <w:commentReference w:id="6"/>
      </w:r>
    </w:p>
    <w:p>
      <w:pPr>
        <w:pStyle w:val="Normal"/>
        <w:jc w:val="center"/>
        <w:rPr/>
      </w:pPr>
      <w:r>
        <w:rPr/>
        <w:drawing>
          <wp:inline distT="0" distB="0" distL="0" distR="0">
            <wp:extent cx="5486400" cy="4337050"/>
            <wp:effectExtent l="0" t="0" r="0" b="0"/>
            <wp:docPr id="1" name="Figure1" descr="Architecture messag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descr="Architecture message flow diagram"/>
                    <pic:cNvPicPr>
                      <a:picLocks noChangeAspect="1" noChangeArrowheads="1"/>
                    </pic:cNvPicPr>
                  </pic:nvPicPr>
                  <pic:blipFill>
                    <a:blip r:embed="rId2"/>
                    <a:stretch>
                      <a:fillRect/>
                    </a:stretch>
                  </pic:blipFill>
                  <pic:spPr bwMode="auto">
                    <a:xfrm>
                      <a:off x="0" y="0"/>
                      <a:ext cx="5486400" cy="4337050"/>
                    </a:xfrm>
                    <a:prstGeom prst="rect">
                      <a:avLst/>
                    </a:prstGeom>
                  </pic:spPr>
                </pic:pic>
              </a:graphicData>
            </a:graphic>
          </wp:inline>
        </w:drawing>
      </w:r>
    </w:p>
    <w:p>
      <w:pPr>
        <w:pStyle w:val="BodyText"/>
        <w:jc w:val="center"/>
        <w:rPr/>
      </w:pPr>
      <w:r>
        <w:rPr>
          <w:i/>
        </w:rPr>
        <w:t xml:space="preserve">Figure 1. Message flow. The device sends its credential packet through a three-hop relay to C, which consults the Credential Validation Server and passes the validation packet to three gatekeepers and their Match Boards, and two copies of its content packet (shaded) through separate relays to F and I. F and I check the boards before submitting to the Blockchain Registry Node.</w:t>
      </w:r>
    </w:p>
    <w:p>
      <w:pPr>
        <w:pStyle w:val="BodyText"/>
        <w:rPr/>
      </w:pPr>
      <w:r>
        <w:rPr>
          <w:b/>
          <w:bCs/>
        </w:rPr>
        <w:t xml:space="preserve">3.2 Data Channels</w:t>
      </w:r>
    </w:p>
    <w:p>
      <w:pPr>
        <w:pStyle w:val="BodyText"/>
        <w:rPr/>
      </w:pPr>
      <w:r>
        <w:rPr/>
        <w:t xml:space="preserve">The architecture separates each submission into two independent data channels.</w:t>
      </w:r>
      <w:commentRangeStart w:id="7"/>
      <w:del w:id="9065" w:author="Claude" w:date="2026-10-10T16:51:47Z">
        <w:r>
          <w:rPr/>
          <w:delText xml:space="preserve"> Table 3 lists what each channel carries and what it does not.</w:delText>
        </w:r>
      </w:del>
      <w:commentRangeEnd w:id="7"/>
      <w:r>
        <w:rPr>
          <w:rStyle w:val="CommentReference"/>
        </w:rPr>
        <w:commentReference w:id="7"/>
      </w:r>
    </w:p>
    <w:p>
      <w:pPr>
        <w:pStyle w:val="BodyText"/>
        <w:rPr/>
      </w:pPr>
      <w:r>
        <w:rPr>
          <w:b/>
          <w:bCs/>
        </w:rPr>
        <w:t xml:space="preserve">The content channel</w:t>
      </w:r>
      <w:r>
        <w:rPr/>
        <w:t xml:space="preserve"> carries: a hash of the media content (ContentHash), derived by the capture device at the time of capture using SHA-256, applied uniformly rather than left to per-device choice, since a verifier recomputing the hash locally </w:t>
      </w:r>
      <w:r>
        <w:rPr/>
        <w:t xml:space="preserve">(Section 3.5)</w:t>
      </w:r>
      <w:r>
        <w:rPr/>
        <w:t xml:space="preserve"> has no channel through which to learn which algorithm a given device used; a single-use nonce n (at least 128 bits, generated by a cryptographically secure random number generator) the device generates for this submission; </w:t>
      </w:r>
      <w:commentRangeStart w:id="9"/>
      <w:del w:id="9066" w:author="Claude" w:date="2026-10-10T16:51:47Z">
        <w:r>
          <w:rPr/>
          <w:delText xml:space="preserve">a modification level indicator (zero for an unedited capture) describing post-capture processing; </w:delText>
        </w:r>
      </w:del>
      <w:commentRangeEnd w:id="9"/>
      <w:r>
        <w:rPr>
          <w:rStyle w:val="CommentReference"/>
        </w:rPr>
        <w:commentReference w:id="9"/>
      </w:r>
      <w:r>
        <w:rPr/>
        <w:t xml:space="preserve">optional hashed metadata (timestamp, location) that enables selective disclosure without revealing values on-chain; and, for an edit, the parent record’s ContentHash. The device transmits the content channel to each of the two submission servers independently, via delivery paths each satisfying G6 (Section 4.2), so that neither submission server observes the device’s originating network address. Each copy is encrypted under the relay-terminus key of the server it is addressed to, the same relay-terminus scheme that protects the credential channel (below); a passive network observer without that specific server's key sees only ciphertext, not ContentHash or n.</w:t>
      </w:r>
      <w:commentRangeStart w:id="10"/>
      <w:ins w:id="9067" w:author="Claude" w:date="2026-10-10T16:51:47Z">
        <w:r>
          <w:rPr/>
          <w:t xml:space="preserve"> The content channel carries no modification level: the verdict comes from the validator and reaches F and I through the gatekeeper quorum (Section 3.3).</w:t>
        </w:r>
      </w:ins>
      <w:commentRangeEnd w:id="10"/>
      <w:r>
        <w:rPr>
          <w:rStyle w:val="CommentReference"/>
        </w:rPr>
        <w:commentReference w:id="10"/>
      </w:r>
      <w:commentRangeStart w:id="102"/>
      <w:ins w:id="9068" w:author="Claude" w:date="2026-10-10T16:51:47Z">
        <w:r>
          <w:rPr/>
          <w:t xml:space="preserve"> PacketHash is computed over everything this channel carries: ContentHash, n, and the optional fields (the hashed metadata and, for an edit, the parent ContentHash), in a fixed encoding that marks which optional fields are present.</w:t>
        </w:r>
      </w:ins>
      <w:commentRangeEnd w:id="102"/>
      <w:r>
        <w:rPr>
          <w:rStyle w:val="CommentReference"/>
        </w:rPr>
        <w:commentReference w:id="102"/>
      </w:r>
    </w:p>
    <w:p>
      <w:pPr>
        <w:pStyle w:val="BodyText"/>
        <w:rPr/>
      </w:pPr>
      <w:r>
        <w:rPr>
          <w:b/>
          <w:bCs/>
        </w:rPr>
        <w:t xml:space="preserve">The credential channel</w:t>
      </w:r>
      <w:r>
        <w:rPr/>
        <w:t xml:space="preserve"> carries: an encrypted device token (</w:t>
      </w:r>
      <w:commentRangeStart w:id="11"/>
      <w:del w:id="9069" w:author="Claude" w:date="2026-10-10T16:51:47Z">
        <w:r>
          <w:rPr/>
          <w:delText xml:space="preserve">the device’s hardware credential, encrypted under key material held exclusively by the credential validator</w:delText>
        </w:r>
      </w:del>
      <w:ins w:id="9070" w:author="Claude" w:date="2026-10-10T16:51:47Z">
        <w:r>
          <w:rPr/>
          <w:t xml:space="preserve">the device’s hardware credential and its claim about post-capture processing, encrypted under key material held exclusively by the credential validator</w:t>
        </w:r>
      </w:ins>
      <w:commentRangeEnd w:id="11"/>
      <w:r>
        <w:rPr>
          <w:rStyle w:val="CommentReference"/>
        </w:rPr>
        <w:commentReference w:id="11"/>
      </w:r>
      <w:r>
        <w:rPr/>
        <w:t xml:space="preserve">); a key reference identifying which decryption key table and index the validator should use; and PacketHash = hash(</w:t>
      </w:r>
      <w:commentRangeStart w:id="103"/>
      <w:del w:id="9071" w:author="Claude" w:date="2026-10-10T16:51:47Z">
        <w:r>
          <w:rPr/>
          <w:delText xml:space="preserve">ContentHash, n), included in the clear</w:delText>
        </w:r>
      </w:del>
      <w:ins w:id="9072" w:author="Claude" w:date="2026-10-10T16:51:47Z">
        <w:r>
          <w:rPr/>
          <w:t xml:space="preserve">ContentHash, n, optional fields), included in the clear</w:t>
        </w:r>
      </w:ins>
      <w:commentRangeEnd w:id="103"/>
      <w:r>
        <w:rPr>
          <w:rStyle w:val="CommentReference"/>
        </w:rPr>
        <w:commentReference w:id="103"/>
      </w:r>
      <w:r>
        <w:rPr/>
        <w:t xml:space="preserve"> relative to this leg. Neither the token nor PacketHash is separately keyed for a specific recipient at this stage; both travel inside the credential packet under the same relay-terminus encryption (C-device_pk) every packet addressed to the credential processor (C) uses, and PacketHash becomes visible to C the moment it opens its own envelope. The device transmits the credential channel to C via a delivery path disjoint from the content channel and satisfying the same network-identity requirement: neither a content-channel server nor any intermediary on the content channel’s path ever receives credential-channel data, neither C nor any intermediary on its path ever receives ContentHash or n, and no intermediary on either path ever observes the device’s originating network address.</w:t>
      </w:r>
    </w:p>
    <w:p>
      <w:pPr>
        <w:pStyle w:val="BodyText"/>
        <w:rPr/>
      </w:pPr>
      <w:r>
        <w:rPr/>
        <w:t xml:space="preserve">C retains PacketHash locally and generates a fresh, single-use symmetric key (BlindShare_key) for this transaction only. It encrypts PacketHash under BlindShare_key, bundles the result with the still-encrypted device token, the key reference the device supplied, and a transaction identifier, and forwards the bundle to the credential validator under the validator’s transit key. The validator decrypts that transit wrapper, decrypts the device token with its own key (V-token_sk), and uses the forwarded key reference to select which key-table entry to check membership against.</w:t>
      </w:r>
      <w:commentRangeStart w:id="12"/>
      <w:ins w:id="9073" w:author="Claude" w:date="2026-10-10T16:51:47Z">
        <w:r>
          <w:rPr/>
          <w:t xml:space="preserve"> The token also carries the device’s claim about post-capture processing: zero for an unedited capture and, for an edit, the editing software’s measured deviation from the parent record (Section 4.2, G3). If the credential is registered, the validator judges the claim and derives a verdict: one byte holding a modified bit and a deviation bucket (one of four).</w:t>
        </w:r>
      </w:ins>
      <w:commentRangeEnd w:id="12"/>
      <w:r>
        <w:rPr>
          <w:rStyle w:val="CommentReference"/>
        </w:rPr>
        <w:commentReference w:id="12"/>
      </w:r>
      <w:commentRangeStart w:id="99"/>
      <w:ins w:id="9074" w:author="Claude" w:date="2026-10-10T16:51:47Z">
        <w:r>
          <w:rPr/>
          <w:t xml:space="preserve"> The editing application and its developer set where one bucket ends and the next begins; the protocol carries the bucket and treats it as an opaque value.</w:t>
        </w:r>
      </w:ins>
      <w:commentRangeEnd w:id="99"/>
      <w:r>
        <w:rPr>
          <w:rStyle w:val="CommentReference"/>
        </w:rPr>
        <w:commentReference w:id="99"/>
      </w:r>
      <w:r>
        <w:rPr/>
        <w:t xml:space="preserve"> It cannot decrypt the BlindShare_key-wrapped PacketHash (Enc_PacketHash), since it never holds BlindShare_key. </w:t>
      </w:r>
      <w:commentRangeStart w:id="13"/>
      <w:del w:id="9075" w:author="Claude" w:date="2026-10-10T16:51:47Z">
        <w:r>
          <w:rPr/>
          <w:delText xml:space="preserve">On approval, it signs Enc_PacketHash with a separate signing key held only for this purpose (V-sign_sk, never used to decrypt anything) and returns the decision and signature to C under C’s transit key; on rejection, it returns the decision alone, padded to the same size class as an approval, with no signature at all, since there is nothing to attest to. C, on approval, verifies σ_V over the EncPH it already generated and holds; a failed verification means the signature does not belong to this transaction, and the record is rejected. On rejection, C drops the transaction without attempting to verify anything, since no signature was returned to check.</w:delText>
        </w:r>
      </w:del>
      <w:ins w:id="9076" w:author="Claude" w:date="2026-10-10T16:51:47Z">
        <w:r>
          <w:rPr/>
          <w:t xml:space="preserve">It signs the verdict together with Enc_PacketHash, using a separate signing key held only for this purpose (V-sign_sk, never used to decrypt anything), and returns the verdict and signature to C under C’s transit key. A modified verdict is a flagged record, not a rejection. Only an unregistered credential is rejected: the validator returns the decision alone, padded to the same size class as a verdict and carrying no signature, since there is nothing to attest to, and C drops the transaction. For a verdict, C verifies σ_V over the verdict and the EncPH it already generated and holds; a failed verification means the signature does not belong to this transaction, and the record is rejected.</w:t>
        </w:r>
      </w:ins>
      <w:commentRangeEnd w:id="13"/>
      <w:r>
        <w:rPr>
          <w:rStyle w:val="CommentReference"/>
        </w:rPr>
        <w:commentReference w:id="13"/>
      </w:r>
      <w:r>
        <w:rPr/>
        <w:t xml:space="preserve"> This construction keeps PacketHash unreadable to the validator without requiring any key to be provisioned in advance: BlindShare_key exists only for the duration of one round trip and belongs to no one but C, which generated it.</w:t>
      </w:r>
    </w:p>
    <w:p>
      <w:pPr>
        <w:pStyle w:val="BodyText"/>
        <w:rPr/>
      </w:pPr>
      <w:r>
        <w:rPr/>
        <w:t xml:space="preserve">Each of the two content-channel submission servers, having received the content channel directly from the device, independently computes its own candidate PacketHash′ = hash(</w:t>
      </w:r>
      <w:commentRangeStart w:id="104"/>
      <w:del w:id="9077" w:author="Claude" w:date="2026-10-10T16:51:47Z">
        <w:r>
          <w:rPr/>
          <w:delText xml:space="preserve">ContentHash, n) and checks it against</w:delText>
        </w:r>
      </w:del>
      <w:ins w:id="9078" w:author="Claude" w:date="2026-10-10T16:51:47Z">
        <w:r>
          <w:rPr/>
          <w:t xml:space="preserve">ContentHash, n, optional fields) and checks it against</w:t>
        </w:r>
      </w:ins>
      <w:commentRangeEnd w:id="104"/>
      <w:r>
        <w:rPr>
          <w:rStyle w:val="CommentReference"/>
        </w:rPr>
        <w:commentReference w:id="104"/>
      </w:r>
      <w:r>
        <w:rPr/>
        <w:t xml:space="preserve"> the two-of-three gatekeeper quorum (Section 3.3); </w:t>
      </w:r>
      <w:commentRangeStart w:id="14"/>
      <w:del w:id="9079" w:author="Claude" w:date="2026-10-10T16:51:47Z">
        <w:r>
          <w:rPr/>
          <w:delText xml:space="preserve">this binds a validator approval to one specific submission and prevents a previously issued approval from being replayed</w:delText>
        </w:r>
      </w:del>
      <w:ins w:id="9080" w:author="Claude" w:date="2026-10-10T16:51:47Z">
        <w:r>
          <w:rPr/>
          <w:t xml:space="preserve">this binds a validator verdict to one specific submission and prevents a previously issued verdict from being replayed</w:t>
        </w:r>
      </w:ins>
      <w:commentRangeEnd w:id="14"/>
      <w:r>
        <w:rPr>
          <w:rStyle w:val="CommentReference"/>
        </w:rPr>
        <w:commentReference w:id="14"/>
      </w:r>
      <w:r>
        <w:rPr/>
        <w:t xml:space="preserve"> against a different content hash.</w:t>
      </w:r>
      <w:commentRangeStart w:id="105"/>
      <w:ins w:id="9081" w:author="Claude" w:date="2026-10-10T16:51:47Z">
        <w:r>
          <w:rPr/>
          <w:t xml:space="preserve"> Because PacketHash covers the optional fields, a content packet whose optional fields differ from what the device sent yields a different PacketHash′, which no quorum covers. A compromised server therefore cannot get the other to sign altered optional fields.</w:t>
        </w:r>
      </w:ins>
      <w:commentRangeEnd w:id="105"/>
      <w:r>
        <w:rPr>
          <w:rStyle w:val="CommentReference"/>
        </w:rPr>
        <w:commentReference w:id="105"/>
      </w:r>
    </w:p>
    <w:p>
      <w:pPr>
        <w:pStyle w:val="BodyText"/>
        <w:rPr/>
      </w:pPr>
      <w:r>
        <w:rPr/>
        <w:t xml:space="preserve">No single party other than C ever holds PacketHash alongside the token it accompanies. </w:t>
      </w:r>
      <w:r>
        <w:rPr/>
        <w:t xml:space="preserve">Neither content-channel submission server ever observes the credential channel at all; each only ever sees its own candidate and, later, the gatekeepers’ posted quorum. The nonce n is discarded once each check succeeds and is never posted to the registry, so a party who later obtains PacketHash from a compromised log cannot use it to test candidate content against the permanent public registry, since recomputing PacketHash requires n. </w:t>
      </w:r>
      <w:r>
        <w:rPr/>
        <w:t xml:space="preserve">BlindShare_key and the validator-signed Enc_PacketHash are both discarded by C once the fan-out to all three gatekeepers is sent.</w:t>
      </w:r>
      <w:r>
        <w:rPr/>
        <w:t xml:space="preserve"> The Addressed-hop server (A, D, or G) that decrypts the routing code accompanying the payload on the first relay hop is under the same obligation: it discards the routing code immediately after re-encrypting the still-opaque payload toward its own randomly chosen next hop, retaining no record of which code accompanied a given forwarded packet. No residual record of the credential-side artifacts that produced a given posting survives at any of these parties, since retaining that pairing even after discarding the key would leave the linkage recoverable by inspection. </w:t>
      </w:r>
      <w:r>
        <w:rPr/>
        <w:t xml:space="preserve">Section 6.2 describes how this requirement is audited.</w:t>
      </w:r>
    </w:p>
    <w:p>
      <w:pPr>
        <w:pStyle w:val="BodyText"/>
        <w:rPr/>
      </w:pPr>
      <w:r>
        <w:rPr/>
        <w:t xml:space="preserve">Disjoint delivery (G6, Section 4.2) and encryption of PacketHash address different adversaries and are both necessary</w:t>
      </w:r>
      <w:r>
        <w:rPr/>
        <w:t xml:space="preserve">.</w:t>
      </w:r>
    </w:p>
    <w:p>
      <w:pPr>
        <w:pStyle w:val="BodyText"/>
        <w:rPr/>
      </w:pPr>
      <w:r>
        <w:rPr/>
        <w:t xml:space="preserve">G6 is satisfied by any delivery mechanism, independent network paths, an anonymizing relay layer, or an equivalent construction, that keeps the two channels’ first-hop recipients, and any intermediary common to both paths, disjoint, and in which each channel’s relay terminates the device’s connection and originates a fresh one to the actual destination, so that neither a content-channel submission server nor C ever observes the device’s originating address. A single relay handling both channels for the same device would reintroduce exactly the co-location this goal exists to prevent; the two channels require independent relays.</w:t>
      </w:r>
    </w:p>
    <w:p>
      <w:pPr>
        <w:pStyle w:val="BodyText"/>
        <w:rPr/>
      </w:pPr>
      <w:r>
        <w:rPr/>
        <w:t xml:space="preserve">A compliant delivery mechanism additionally randomizes transmission timing, pads channel traffic to a size drawn randomly within a common traffic-size class rather than a single constant byte count, since exact size constancy across every transmission would itself be a distinguishing signal, and intermixes channel transmissions with unrelated traffic, so that a channel is not identifiable from packet size or timing alone and the two channels are not the only or most obvious traffic an observer sees from a given device. These measures prevent straightforward channel classification and deterministic flow pairing. They do not claim information-theoretic resistance to traffic analysis, and they do not foreclose a sufficiently capable adversary’s statistical correlation of timing, volume, or other side-channel information across many observed transactions. Appendix D reports an empirical evaluation of exactly this question. The gatekeeper fan-out (Section 3.3) uses its own, larger size class rather than the common one above, since the ring signature over C’s candidate pool makes that leg’s contents larger regardless of padding. Its destination, one of the three active gatekeepers, already identifies it structurally, so a distinct size class adds no signal; the evaluation in Appendix D, which gives every adversary a passive view of sizes, is consistent with this reasoning.</w:t>
      </w:r>
    </w:p>
    <w:p>
      <w:pPr>
        <w:pStyle w:val="BodyText"/>
        <w:rPr/>
      </w:pPr>
      <w:r>
        <w:rPr/>
        <w:t xml:space="preserve">G6 also constrains any forwarding metadata a relay hop needs in order to perform its own routing decision, not only the channel payload itself: such metadata must be encrypted such that only the hop that needs to act on it can read it, never transmitted in the clear alongside an otherwise-opaque payload. A plaintext routing marker would identify a channel as directly as an unpadded packet size would.</w:t>
      </w:r>
    </w:p>
    <w:p>
      <w:pPr>
        <w:pStyle w:val="BodyText"/>
        <w:rPr>
          <w:del w:id="9082" w:author="Claude" w:date="2026-10-10T16:51:47Z"/>
        </w:rPr>
      </w:pPr>
      <w:commentRangeStart w:id="8"/>
      <w:del w:id="9083" w:author="Claude" w:date="2026-10-10T16:51:47Z">
        <w:r>
          <w:rPr>
            <w:b/>
            <w:bCs/>
          </w:rPr>
          <w:delText xml:space="preserve">Table </w:delText>
        </w:r>
        <w:r>
          <w:rPr>
            <w:b/>
            <w:bCs/>
          </w:rPr>
          <w:delText xml:space="preserve">3</w:delText>
        </w:r>
        <w:r>
          <w:rPr>
            <w:b/>
            <w:bCs/>
          </w:rPr>
          <w:delText xml:space="preserve">.</w:delText>
        </w:r>
        <w:r>
          <w:rPr/>
          <w:delText xml:space="preserve"> Two-channel packet structure. Each channel carries only hash-substituted or encrypted data; neither channel individually constitutes a sufficient information set for device-to-content attribution.</w:delText>
        </w:r>
      </w:del>
      <w:commentRangeEnd w:id="8"/>
      <w:r>
        <w:rPr>
          <w:rStyle w:val="CommentReference"/>
        </w:rPr>
        <w:commentReference w:id="8"/>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4"/>
        <w:gridCol w:w="3455"/>
        <w:gridCol w:w="4271"/>
      </w:tblGrid>
      <w:tr>
        <w:trPr>
          <w:tblHeader w:val="true"/>
          <w:del w:id="9001" w:author="Claude" w:date="2026-10-10T16:51:47Z"/>
        </w:trPr>
        <w:tc>
          <w:tcPr>
            <w:tcW w:w="1634" w:type="dxa"/>
            <w:tcBorders>
              <w:bottom w:val="single" w:sz="6" w:space="0" w:color="000000"/>
            </w:tcBorders>
            <w:vAlign w:val="bottom"/>
          </w:tcPr>
          <w:p>
            <w:pPr>
              <w:pStyle w:val="Compact"/>
              <w:widowControl/>
              <w:spacing w:before="36" w:after="36"/>
              <w:jc w:val="left"/>
              <w:rPr>
                <w:del w:id="9003" w:author="Claude" w:date="2026-10-10T16:51:47Z"/>
                <w:rFonts w:ascii="Cambria" w:hAnsi="Cambria" w:eastAsia="Cambria" w:cs=""/>
                <w:kern w:val="0"/>
                <w:sz w:val="24"/>
                <w:szCs w:val="24"/>
                <w:lang w:val="en-US" w:eastAsia="en-US" w:bidi="ar-SA"/>
              </w:rPr>
            </w:pPr>
          </w:p>
        </w:tc>
        <w:tc>
          <w:tcPr>
            <w:tcW w:w="3455" w:type="dxa"/>
            <w:tcBorders>
              <w:bottom w:val="single" w:sz="6" w:space="0" w:color="000000"/>
            </w:tcBorders>
            <w:vAlign w:val="bottom"/>
          </w:tcPr>
          <w:p>
            <w:pPr>
              <w:pStyle w:val="Compact"/>
              <w:widowControl/>
              <w:spacing w:before="36" w:after="36"/>
              <w:jc w:val="left"/>
              <w:rPr>
                <w:del w:id="9005" w:author="Claude" w:date="2026-10-10T16:51:47Z"/>
                <w:rFonts w:ascii="Cambria" w:hAnsi="Cambria" w:eastAsia="Cambria" w:cs=""/>
                <w:kern w:val="0"/>
                <w:sz w:val="24"/>
                <w:szCs w:val="24"/>
                <w:lang w:val="en-US" w:eastAsia="en-US" w:bidi="ar-SA"/>
              </w:rPr>
            </w:pPr>
            <w:del w:id="9006" w:author="Claude" w:date="2026-10-10T16:51:47Z">
              <w:r>
                <w:rPr>
                  <w:rFonts w:eastAsia="Cambria" w:cs=""/>
                  <w:b/>
                  <w:bCs/>
                  <w:kern w:val="0"/>
                  <w:sz w:val="24"/>
                  <w:szCs w:val="24"/>
                  <w:lang w:val="en-US" w:eastAsia="en-US" w:bidi="ar-SA"/>
                </w:rPr>
                <w:delText xml:space="preserve">Content Channel</w:delText>
              </w:r>
            </w:del>
          </w:p>
        </w:tc>
        <w:tc>
          <w:tcPr>
            <w:tcW w:w="4271" w:type="dxa"/>
            <w:tcBorders>
              <w:bottom w:val="single" w:sz="6" w:space="0" w:color="000000"/>
            </w:tcBorders>
            <w:vAlign w:val="bottom"/>
          </w:tcPr>
          <w:p>
            <w:pPr>
              <w:pStyle w:val="Compact"/>
              <w:widowControl/>
              <w:spacing w:before="36" w:after="36"/>
              <w:jc w:val="left"/>
              <w:rPr>
                <w:del w:id="9008" w:author="Claude" w:date="2026-10-10T16:51:47Z"/>
                <w:rFonts w:ascii="Cambria" w:hAnsi="Cambria" w:eastAsia="Cambria" w:cs=""/>
                <w:kern w:val="0"/>
                <w:sz w:val="24"/>
                <w:szCs w:val="24"/>
                <w:lang w:val="en-US" w:eastAsia="en-US" w:bidi="ar-SA"/>
              </w:rPr>
            </w:pPr>
            <w:del w:id="9009" w:author="Claude" w:date="2026-10-10T16:51:47Z">
              <w:r>
                <w:rPr>
                  <w:rFonts w:eastAsia="Cambria" w:cs=""/>
                  <w:b/>
                  <w:bCs/>
                  <w:kern w:val="0"/>
                  <w:sz w:val="24"/>
                  <w:szCs w:val="24"/>
                  <w:lang w:val="en-US" w:eastAsia="en-US" w:bidi="ar-SA"/>
                </w:rPr>
                <w:delText xml:space="preserve">Credential Channel</w:delText>
              </w:r>
            </w:del>
          </w:p>
        </w:tc>
      </w:tr>
      <w:tr>
        <w:trPr>
          <w:del w:id="9010" w:author="Claude" w:date="2026-10-10T16:51:47Z"/>
        </w:trPr>
        <w:tc>
          <w:tcPr>
            <w:tcW w:w="1634" w:type="dxa"/>
            <w:tcBorders/>
          </w:tcPr>
          <w:p>
            <w:pPr>
              <w:pStyle w:val="Compact"/>
              <w:widowControl/>
              <w:spacing w:before="36" w:after="36"/>
              <w:jc w:val="left"/>
              <w:rPr>
                <w:del w:id="9012" w:author="Claude" w:date="2026-10-10T16:51:47Z"/>
                <w:rFonts w:ascii="Cambria" w:hAnsi="Cambria" w:eastAsia="Cambria" w:cs=""/>
                <w:kern w:val="0"/>
                <w:sz w:val="24"/>
                <w:szCs w:val="24"/>
                <w:lang w:val="en-US" w:eastAsia="en-US" w:bidi="ar-SA"/>
              </w:rPr>
            </w:pPr>
            <w:del w:id="9013" w:author="Claude" w:date="2026-10-10T16:51:47Z">
              <w:r>
                <w:rPr>
                  <w:rFonts w:eastAsia="Cambria" w:cs=""/>
                  <w:kern w:val="0"/>
                  <w:sz w:val="24"/>
                  <w:szCs w:val="24"/>
                  <w:lang w:val="en-US" w:eastAsia="en-US" w:bidi="ar-SA"/>
                </w:rPr>
                <w:delText xml:space="preserve">Carries</w:delText>
              </w:r>
            </w:del>
          </w:p>
        </w:tc>
        <w:tc>
          <w:tcPr>
            <w:tcW w:w="3455" w:type="dxa"/>
            <w:tcBorders/>
          </w:tcPr>
          <w:p>
            <w:pPr>
              <w:pStyle w:val="Compact"/>
              <w:widowControl/>
              <w:spacing w:before="36" w:after="36"/>
              <w:jc w:val="left"/>
              <w:rPr>
                <w:del w:id="9015" w:author="Claude" w:date="2026-10-10T16:51:47Z"/>
                <w:rFonts w:ascii="Cambria" w:hAnsi="Cambria" w:eastAsia="Cambria" w:cs=""/>
                <w:kern w:val="0"/>
                <w:sz w:val="24"/>
                <w:szCs w:val="24"/>
                <w:lang w:val="en-US" w:eastAsia="en-US" w:bidi="ar-SA"/>
              </w:rPr>
            </w:pPr>
            <w:del w:id="9016" w:author="Claude" w:date="2026-10-10T16:51:47Z">
              <w:r>
                <w:rPr>
                  <w:rFonts w:eastAsia="Cambria" w:cs=""/>
                  <w:kern w:val="0"/>
                  <w:sz w:val="24"/>
                  <w:szCs w:val="24"/>
                  <w:lang w:val="en-US" w:eastAsia="en-US" w:bidi="ar-SA"/>
                </w:rPr>
                <w:delText xml:space="preserve">ContentHash; n; modification level; h(metadata) [optional]; parent ContentHash [edits only]</w:delText>
              </w:r>
            </w:del>
          </w:p>
        </w:tc>
        <w:tc>
          <w:tcPr>
            <w:tcW w:w="4271" w:type="dxa"/>
            <w:tcBorders/>
          </w:tcPr>
          <w:p>
            <w:pPr>
              <w:pStyle w:val="Compact"/>
              <w:widowControl/>
              <w:spacing w:before="36" w:after="36"/>
              <w:jc w:val="left"/>
              <w:rPr>
                <w:del w:id="9018" w:author="Claude" w:date="2026-10-10T16:51:47Z"/>
                <w:rFonts w:ascii="Cambria" w:hAnsi="Cambria" w:eastAsia="Cambria" w:cs=""/>
                <w:kern w:val="0"/>
                <w:sz w:val="24"/>
                <w:szCs w:val="24"/>
                <w:lang w:val="en-US" w:eastAsia="en-US" w:bidi="ar-SA"/>
              </w:rPr>
            </w:pPr>
            <w:del w:id="9019" w:author="Claude" w:date="2026-10-10T16:51:47Z">
              <w:r>
                <w:rPr>
                  <w:rFonts w:eastAsia="Cambria" w:cs=""/>
                  <w:kern w:val="0"/>
                  <w:sz w:val="24"/>
                  <w:szCs w:val="24"/>
                  <w:lang w:val="en-US" w:eastAsia="en-US" w:bidi="ar-SA"/>
                </w:rPr>
                <w:delText xml:space="preserve">ECIES(cred_D || tx_nonce, V-token_pk); key_reference; PacketHash = hash(ContentHash, nonce), in the clear relative to this leg (protected only by C’s own relay-terminus key, C-device_pk)</w:delText>
              </w:r>
            </w:del>
          </w:p>
        </w:tc>
      </w:tr>
      <w:tr>
        <w:trPr>
          <w:del w:id="9020" w:author="Claude" w:date="2026-10-10T16:51:47Z"/>
        </w:trPr>
        <w:tc>
          <w:tcPr>
            <w:tcW w:w="1634" w:type="dxa"/>
            <w:tcBorders/>
          </w:tcPr>
          <w:p>
            <w:pPr>
              <w:pStyle w:val="Compact"/>
              <w:widowControl/>
              <w:spacing w:before="36" w:after="36"/>
              <w:jc w:val="left"/>
              <w:rPr>
                <w:del w:id="9022" w:author="Claude" w:date="2026-10-10T16:51:47Z"/>
                <w:rFonts w:ascii="Cambria" w:hAnsi="Cambria" w:eastAsia="Cambria" w:cs=""/>
                <w:kern w:val="0"/>
                <w:sz w:val="24"/>
                <w:szCs w:val="24"/>
                <w:lang w:val="en-US" w:eastAsia="en-US" w:bidi="ar-SA"/>
              </w:rPr>
            </w:pPr>
            <w:del w:id="9023" w:author="Claude" w:date="2026-10-10T16:51:47Z">
              <w:r>
                <w:rPr>
                  <w:rFonts w:eastAsia="Cambria" w:cs=""/>
                  <w:kern w:val="0"/>
                  <w:sz w:val="24"/>
                  <w:szCs w:val="24"/>
                  <w:lang w:val="en-US" w:eastAsia="en-US" w:bidi="ar-SA"/>
                </w:rPr>
                <w:delText xml:space="preserve">Does not carry</w:delText>
              </w:r>
            </w:del>
          </w:p>
        </w:tc>
        <w:tc>
          <w:tcPr>
            <w:tcW w:w="3455" w:type="dxa"/>
            <w:tcBorders/>
          </w:tcPr>
          <w:p>
            <w:pPr>
              <w:pStyle w:val="Compact"/>
              <w:widowControl/>
              <w:spacing w:before="36" w:after="36"/>
              <w:jc w:val="left"/>
              <w:rPr>
                <w:del w:id="9025" w:author="Claude" w:date="2026-10-10T16:51:47Z"/>
                <w:rFonts w:ascii="Cambria" w:hAnsi="Cambria" w:eastAsia="Cambria" w:cs=""/>
                <w:kern w:val="0"/>
                <w:sz w:val="24"/>
                <w:szCs w:val="24"/>
                <w:lang w:val="en-US" w:eastAsia="en-US" w:bidi="ar-SA"/>
              </w:rPr>
            </w:pPr>
            <w:del w:id="9026" w:author="Claude" w:date="2026-10-10T16:51:47Z">
              <w:r>
                <w:rPr>
                  <w:rFonts w:eastAsia="Cambria" w:cs=""/>
                  <w:kern w:val="0"/>
                  <w:sz w:val="24"/>
                  <w:szCs w:val="24"/>
                  <w:lang w:val="en-US" w:eastAsia="en-US" w:bidi="ar-SA"/>
                </w:rPr>
                <w:delText xml:space="preserve">media content; device identifier</w:delText>
              </w:r>
            </w:del>
          </w:p>
        </w:tc>
        <w:tc>
          <w:tcPr>
            <w:tcW w:w="4271" w:type="dxa"/>
            <w:tcBorders/>
          </w:tcPr>
          <w:p>
            <w:pPr>
              <w:pStyle w:val="Compact"/>
              <w:widowControl/>
              <w:spacing w:before="36" w:after="36"/>
              <w:jc w:val="left"/>
              <w:rPr>
                <w:del w:id="9028" w:author="Claude" w:date="2026-10-10T16:51:47Z"/>
                <w:rFonts w:ascii="Cambria" w:hAnsi="Cambria" w:eastAsia="Cambria" w:cs=""/>
                <w:kern w:val="0"/>
                <w:sz w:val="24"/>
                <w:szCs w:val="24"/>
                <w:lang w:val="en-US" w:eastAsia="en-US" w:bidi="ar-SA"/>
              </w:rPr>
            </w:pPr>
            <w:del w:id="9029" w:author="Claude" w:date="2026-10-10T16:51:47Z">
              <w:r>
                <w:rPr>
                  <w:rFonts w:eastAsia="Cambria" w:cs=""/>
                  <w:kern w:val="0"/>
                  <w:sz w:val="24"/>
                  <w:szCs w:val="24"/>
                  <w:lang w:val="en-US" w:eastAsia="en-US" w:bidi="ar-SA"/>
                </w:rPr>
                <w:delText xml:space="preserve">content hash in the clear; plaintext device_id</w:delText>
              </w:r>
            </w:del>
          </w:p>
        </w:tc>
      </w:tr>
      <w:tr>
        <w:trPr>
          <w:del w:id="9030" w:author="Claude" w:date="2026-10-10T16:51:47Z"/>
        </w:trPr>
        <w:tc>
          <w:tcPr>
            <w:tcW w:w="1634" w:type="dxa"/>
            <w:tcBorders/>
          </w:tcPr>
          <w:p>
            <w:pPr>
              <w:pStyle w:val="Compact"/>
              <w:widowControl/>
              <w:spacing w:before="36" w:after="36"/>
              <w:jc w:val="left"/>
              <w:rPr>
                <w:del w:id="9032" w:author="Claude" w:date="2026-10-10T16:51:47Z"/>
                <w:rFonts w:ascii="Cambria" w:hAnsi="Cambria" w:eastAsia="Cambria" w:cs=""/>
                <w:kern w:val="0"/>
                <w:sz w:val="24"/>
                <w:szCs w:val="24"/>
                <w:lang w:val="en-US" w:eastAsia="en-US" w:bidi="ar-SA"/>
              </w:rPr>
            </w:pPr>
            <w:del w:id="9033" w:author="Claude" w:date="2026-10-10T16:51:47Z">
              <w:r>
                <w:rPr>
                  <w:rFonts w:eastAsia="Cambria" w:cs=""/>
                  <w:kern w:val="0"/>
                  <w:sz w:val="24"/>
                  <w:szCs w:val="24"/>
                  <w:lang w:val="en-US" w:eastAsia="en-US" w:bidi="ar-SA"/>
                </w:rPr>
                <w:delText xml:space="preserve">Routed to</w:delText>
              </w:r>
            </w:del>
          </w:p>
        </w:tc>
        <w:tc>
          <w:tcPr>
            <w:tcW w:w="3455" w:type="dxa"/>
            <w:tcBorders/>
          </w:tcPr>
          <w:p>
            <w:pPr>
              <w:pStyle w:val="Compact"/>
              <w:widowControl/>
              <w:spacing w:before="36" w:after="36"/>
              <w:jc w:val="left"/>
              <w:rPr>
                <w:del w:id="9035" w:author="Claude" w:date="2026-10-10T16:51:47Z"/>
                <w:rFonts w:ascii="Cambria" w:hAnsi="Cambria" w:eastAsia="Cambria" w:cs=""/>
                <w:kern w:val="0"/>
                <w:sz w:val="24"/>
                <w:szCs w:val="24"/>
                <w:lang w:val="en-US" w:eastAsia="en-US" w:bidi="ar-SA"/>
              </w:rPr>
            </w:pPr>
            <w:del w:id="9036" w:author="Claude" w:date="2026-10-10T16:51:47Z">
              <w:r>
                <w:rPr>
                  <w:rFonts w:eastAsia="Cambria" w:cs=""/>
                  <w:kern w:val="0"/>
                  <w:sz w:val="24"/>
                  <w:szCs w:val="24"/>
                  <w:lang w:val="en-US" w:eastAsia="en-US" w:bidi="ar-SA"/>
                </w:rPr>
                <w:delText xml:space="preserve">Content-channel submission servers (F, I)</w:delText>
              </w:r>
            </w:del>
          </w:p>
        </w:tc>
        <w:tc>
          <w:tcPr>
            <w:tcW w:w="4271" w:type="dxa"/>
            <w:tcBorders/>
          </w:tcPr>
          <w:p>
            <w:pPr>
              <w:pStyle w:val="Compact"/>
              <w:widowControl/>
              <w:spacing w:before="36" w:after="36"/>
              <w:jc w:val="left"/>
              <w:rPr>
                <w:del w:id="9038" w:author="Claude" w:date="2026-10-10T16:51:47Z"/>
                <w:rFonts w:ascii="Cambria" w:hAnsi="Cambria" w:eastAsia="Cambria" w:cs=""/>
                <w:kern w:val="0"/>
                <w:sz w:val="24"/>
                <w:szCs w:val="24"/>
                <w:lang w:val="en-US" w:eastAsia="en-US" w:bidi="ar-SA"/>
              </w:rPr>
            </w:pPr>
            <w:del w:id="9039" w:author="Claude" w:date="2026-10-10T16:51:47Z">
              <w:r>
                <w:rPr>
                  <w:rFonts w:eastAsia="Cambria" w:cs=""/>
                  <w:kern w:val="0"/>
                  <w:sz w:val="24"/>
                  <w:szCs w:val="24"/>
                  <w:lang w:val="en-US" w:eastAsia="en-US" w:bidi="ar-SA"/>
                </w:rPr>
                <w:delText xml:space="preserve">Credential processor (private)</w:delText>
              </w:r>
            </w:del>
          </w:p>
        </w:tc>
      </w:tr>
      <w:tr>
        <w:trPr>
          <w:del w:id="9040" w:author="Claude" w:date="2026-10-10T16:51:47Z"/>
        </w:trPr>
        <w:tc>
          <w:tcPr>
            <w:tcW w:w="1634" w:type="dxa"/>
            <w:tcBorders/>
          </w:tcPr>
          <w:p>
            <w:pPr>
              <w:pStyle w:val="Compact"/>
              <w:widowControl/>
              <w:spacing w:before="36" w:after="36"/>
              <w:jc w:val="left"/>
              <w:rPr>
                <w:del w:id="9042" w:author="Claude" w:date="2026-10-10T16:51:47Z"/>
                <w:rFonts w:ascii="Cambria" w:hAnsi="Cambria" w:eastAsia="Cambria" w:cs=""/>
                <w:kern w:val="0"/>
                <w:sz w:val="24"/>
                <w:szCs w:val="24"/>
                <w:lang w:val="en-US" w:eastAsia="en-US" w:bidi="ar-SA"/>
              </w:rPr>
            </w:pPr>
            <w:del w:id="9043" w:author="Claude" w:date="2026-10-10T16:51:47Z">
              <w:r>
                <w:rPr>
                  <w:rFonts w:eastAsia="Cambria" w:cs=""/>
                  <w:kern w:val="0"/>
                  <w:sz w:val="24"/>
                  <w:szCs w:val="24"/>
                  <w:lang w:val="en-US" w:eastAsia="en-US" w:bidi="ar-SA"/>
                </w:rPr>
                <w:delText xml:space="preserve">Sufficient for attribution</w:delText>
              </w:r>
            </w:del>
          </w:p>
        </w:tc>
        <w:tc>
          <w:tcPr>
            <w:tcW w:w="3455" w:type="dxa"/>
            <w:tcBorders/>
          </w:tcPr>
          <w:p>
            <w:pPr>
              <w:pStyle w:val="Compact"/>
              <w:widowControl/>
              <w:spacing w:before="36" w:after="36"/>
              <w:jc w:val="left"/>
              <w:rPr>
                <w:del w:id="9045" w:author="Claude" w:date="2026-10-10T16:51:47Z"/>
                <w:rFonts w:ascii="Cambria" w:hAnsi="Cambria" w:eastAsia="Cambria" w:cs=""/>
                <w:kern w:val="0"/>
                <w:sz w:val="24"/>
                <w:szCs w:val="24"/>
                <w:lang w:val="en-US" w:eastAsia="en-US" w:bidi="ar-SA"/>
              </w:rPr>
            </w:pPr>
            <w:del w:id="9046" w:author="Claude" w:date="2026-10-10T16:51:47Z">
              <w:r>
                <w:rPr>
                  <w:rFonts w:eastAsia="Cambria" w:cs=""/>
                  <w:kern w:val="0"/>
                  <w:sz w:val="24"/>
                  <w:szCs w:val="24"/>
                  <w:lang w:val="en-US" w:eastAsia="en-US" w:bidi="ar-SA"/>
                </w:rPr>
                <w:delText xml:space="preserve">No</w:delText>
              </w:r>
            </w:del>
          </w:p>
        </w:tc>
        <w:tc>
          <w:tcPr>
            <w:tcW w:w="4271" w:type="dxa"/>
            <w:tcBorders/>
          </w:tcPr>
          <w:p>
            <w:pPr>
              <w:pStyle w:val="Compact"/>
              <w:widowControl/>
              <w:spacing w:before="36" w:after="36"/>
              <w:jc w:val="left"/>
              <w:rPr>
                <w:del w:id="9048" w:author="Claude" w:date="2026-10-10T16:51:47Z"/>
                <w:rFonts w:ascii="Cambria" w:hAnsi="Cambria" w:eastAsia="Cambria" w:cs=""/>
                <w:kern w:val="0"/>
                <w:sz w:val="24"/>
                <w:szCs w:val="24"/>
                <w:lang w:val="en-US" w:eastAsia="en-US" w:bidi="ar-SA"/>
              </w:rPr>
            </w:pPr>
            <w:del w:id="9049" w:author="Claude" w:date="2026-10-10T16:51:47Z">
              <w:r>
                <w:rPr>
                  <w:rFonts w:eastAsia="Cambria" w:cs=""/>
                  <w:kern w:val="0"/>
                  <w:sz w:val="24"/>
                  <w:szCs w:val="24"/>
                  <w:lang w:val="en-US" w:eastAsia="en-US" w:bidi="ar-SA"/>
                </w:rPr>
                <w:delText xml:space="preserve">No</w:delText>
              </w:r>
            </w:del>
          </w:p>
        </w:tc>
      </w:tr>
    </w:tbl>
    <w:p>
      <w:pPr>
        <w:pStyle w:val="BodyText"/>
        <w:rPr/>
      </w:pP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8"/>
        <w:gridCol w:w="4095"/>
        <w:gridCol w:w="3507"/>
      </w:tblGrid>
      <w:tr>
        <w:trPr>
          <w:tblHeader w:val="true"/>
        </w:trPr>
        <w:tc>
          <w:tcPr>
            <w:tcW w:w="175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p>
        </w:tc>
        <w:tc>
          <w:tcPr>
            <w:tcW w:w="4095" w:type="dxa"/>
            <w:tcBorders>
              <w:bottom w:val="single" w:sz="6" w:space="0" w:color="000000"/>
            </w:tcBorders>
            <w:vAlign w:val="bottom"/>
          </w:tcPr>
          <w:p>
            <w:pPr>
              <w:pStyle w:val="Compact"/>
              <w:widowControl/>
              <w:spacing w:before="36" w:after="36"/>
              <w:jc w:val="left"/>
              <w:rPr>
                <w:b/>
                <w:bCs/>
              </w:rPr>
            </w:pPr>
          </w:p>
        </w:tc>
        <w:tc>
          <w:tcPr>
            <w:tcW w:w="3507" w:type="dxa"/>
            <w:tcBorders>
              <w:bottom w:val="single" w:sz="6" w:space="0" w:color="000000"/>
            </w:tcBorders>
            <w:vAlign w:val="bottom"/>
          </w:tcPr>
          <w:p>
            <w:pPr>
              <w:pStyle w:val="Compact"/>
              <w:widowControl/>
              <w:spacing w:before="36" w:after="36"/>
              <w:jc w:val="left"/>
              <w:rPr>
                <w:b/>
                <w:bCs/>
              </w:rPr>
            </w:pPr>
          </w:p>
        </w:tc>
      </w:tr>
      <w:tr>
        <w:trPr/>
        <w:tc>
          <w:tcPr>
            <w:tcW w:w="1758" w:type="dxa"/>
            <w:tcBorders/>
          </w:tcPr>
          <w:p>
            <w:pPr>
              <w:pStyle w:val="Compact"/>
              <w:widowControl/>
              <w:spacing w:before="36" w:after="36"/>
              <w:jc w:val="left"/>
              <w:rPr>
                <w:rFonts w:ascii="Cambria" w:hAnsi="Cambria" w:eastAsia="Cambria" w:cs=""/>
                <w:kern w:val="0"/>
                <w:sz w:val="24"/>
                <w:szCs w:val="24"/>
                <w:lang w:val="en-US" w:eastAsia="en-US" w:bidi="ar-SA"/>
              </w:rPr>
            </w:pP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p>
        </w:tc>
        <w:tc>
          <w:tcPr>
            <w:tcW w:w="3507" w:type="dxa"/>
            <w:tcBorders/>
          </w:tcPr>
          <w:p>
            <w:pPr>
              <w:pStyle w:val="Compact"/>
              <w:widowControl/>
              <w:spacing w:before="36" w:after="36"/>
              <w:jc w:val="left"/>
              <w:rPr>
                <w:rFonts w:ascii="Cambria" w:hAnsi="Cambria" w:eastAsia="Cambria" w:cs=""/>
                <w:kern w:val="0"/>
                <w:sz w:val="24"/>
                <w:szCs w:val="24"/>
                <w:lang w:val="en-US" w:eastAsia="en-US" w:bidi="ar-SA"/>
              </w:rPr>
            </w:pPr>
          </w:p>
        </w:tc>
      </w:tr>
    </w:tbl>
    <w:p>
      <w:pPr>
        <w:pStyle w:val="BodyText"/>
        <w:rPr/>
      </w:pPr>
      <w:r>
        <w:rPr>
          <w:b/>
          <w:bCs/>
        </w:rPr>
        <w:t xml:space="preserve">3.3 Validation and Registry Posting</w:t>
      </w:r>
    </w:p>
    <w:p>
      <w:pPr>
        <w:pStyle w:val="BodyText"/>
        <w:rPr/>
      </w:pPr>
      <w:r>
        <w:rPr/>
        <w:t xml:space="preserve">The system never receives, stores, or processes media content at any stage. Once its own check succeeds (Section 3.2), the credential processor (C) </w:t>
      </w:r>
      <w:commentRangeStart w:id="15"/>
      <w:del w:id="9084" w:author="Claude" w:date="2026-10-10T16:51:47Z">
        <w:r>
          <w:rPr/>
          <w:delText xml:space="preserve">signs the approved PacketHash as a member</w:delText>
        </w:r>
      </w:del>
      <w:ins w:id="9085" w:author="Claude" w:date="2026-10-10T16:51:47Z">
        <w:r>
          <w:rPr/>
          <w:t xml:space="preserve">signs PacketHash and the verdict as a member</w:t>
        </w:r>
      </w:ins>
      <w:commentRangeEnd w:id="15"/>
      <w:r>
        <w:rPr>
          <w:rStyle w:val="CommentReference"/>
        </w:rPr>
        <w:commentReference w:id="15"/>
      </w:r>
      <w:r>
        <w:rPr/>
        <w:t xml:space="preserve"> of its eligible candidate pool, using an unlinkable ring signature rather than a single, identifiable key, then fans the validation packet out to three independently-keyed gatekeepers, encrypted separately under each one’s own relay-terminus key: PacketHash in the clear</w:t>
      </w:r>
      <w:commentRangeStart w:id="16"/>
      <w:ins w:id="9086" w:author="Claude" w:date="2026-10-10T16:51:47Z">
        <w:r>
          <w:rPr/>
          <w:t xml:space="preserve"> and the verdict</w:t>
        </w:r>
      </w:ins>
      <w:commentRangeEnd w:id="16"/>
      <w:r>
        <w:rPr>
          <w:rStyle w:val="CommentReference"/>
        </w:rPr>
        <w:commentReference w:id="16"/>
      </w:r>
      <w:r>
        <w:rPr/>
        <w:t xml:space="preserve">, the validator’s signature, a manufacturer-key identifier naming which validator produced it, BlindShare_key itself, and C’s signature over PacketHash</w:t>
      </w:r>
      <w:commentRangeStart w:id="17"/>
      <w:ins w:id="9087" w:author="Claude" w:date="2026-10-10T16:51:47Z">
        <w:r>
          <w:rPr/>
          <w:t xml:space="preserve"> and the verdict</w:t>
        </w:r>
      </w:ins>
      <w:commentRangeEnd w:id="17"/>
      <w:r>
        <w:rPr>
          <w:rStyle w:val="CommentReference"/>
        </w:rPr>
        <w:commentReference w:id="17"/>
      </w:r>
      <w:r>
        <w:rPr/>
        <w:t xml:space="preserve">. Encrypting separately for each recipient means a compromised transit key exposes what was sent to one gatekeeper, not all three. Each gatekeeper independently verifies two things before it will act: the validator’s signature, verified against the public key the manufacturer-key identifier names, over </w:t>
      </w:r>
      <w:commentRangeStart w:id="18"/>
      <w:del w:id="9088" w:author="Claude" w:date="2026-10-10T16:51:47Z">
        <w:r>
          <w:rPr/>
          <w:delText xml:space="preserve">“APPROVED” concatenated with EncPH</w:delText>
        </w:r>
      </w:del>
      <w:ins w:id="9089" w:author="Claude" w:date="2026-10-10T16:51:47Z">
        <w:r>
          <w:rPr/>
          <w:t xml:space="preserve">the verdict concatenated with EncPH</w:t>
        </w:r>
      </w:ins>
      <w:commentRangeEnd w:id="18"/>
      <w:r>
        <w:rPr>
          <w:rStyle w:val="CommentReference"/>
        </w:rPr>
        <w:commentReference w:id="18"/>
      </w:r>
      <w:r>
        <w:rPr/>
        <w:t xml:space="preserve">, which it recomputes from BlindShare_key and PacketHash, so a mismatch fails verification;</w:t>
      </w:r>
      <w:r>
        <w:rPr/>
        <w:t xml:space="preserve"> </w:t>
      </w:r>
      <w:commentRangeStart w:id="19"/>
      <w:del w:id="9090" w:author="Claude" w:date="2026-10-10T16:51:47Z">
        <w:r>
          <w:rPr/>
          <w:delText xml:space="preserve">and C’s signature over that same PacketHash,</w:delText>
        </w:r>
      </w:del>
      <w:ins w:id="9091" w:author="Claude" w:date="2026-10-10T16:51:47Z">
        <w:r>
          <w:rPr/>
          <w:t xml:space="preserve">and C’s signature over that same PacketHash and verdict,</w:t>
        </w:r>
      </w:ins>
      <w:commentRangeEnd w:id="19"/>
      <w:r>
        <w:rPr>
          <w:rStyle w:val="CommentReference"/>
        </w:rPr>
        <w:commentReference w:id="19"/>
      </w:r>
      <w:r>
        <w:rPr/>
        <w:t xml:space="preserve"> verified as belonging to some member of C’s eligible candidate pool rather than against a single, identifiable key. </w:t>
      </w:r>
      <w:r>
        <w:rPr/>
        <w:t xml:space="preserve">Without a ring signature, a compromised node’s own</w:t>
      </w:r>
      <w:r>
        <w:rPr/>
        <w:t xml:space="preserve"> exact fan-out timing would let it search all registered pool members for the one whose relay timing coincides with its own arrival, recovering C’s identity from timing alone rather than from any decrypted key.</w:t>
      </w:r>
      <w:r>
        <w:rPr/>
        <w:t xml:space="preserve"> Neither check substitutes for the other: </w:t>
      </w:r>
      <w:commentRangeStart w:id="20"/>
      <w:del w:id="9092" w:author="Claude" w:date="2026-10-10T16:51:47Z">
        <w:r>
          <w:rPr/>
          <w:delText xml:space="preserve">the validator’s signature confirms a registered device was actually approved, and C’s signature confirms C itself witnessed that approval before signing</w:delText>
        </w:r>
      </w:del>
      <w:ins w:id="9093" w:author="Claude" w:date="2026-10-10T16:51:47Z">
        <w:r>
          <w:rPr/>
          <w:t xml:space="preserve">the validator’s signature confirms that the validator judged a registered device’s claim and issued this verdict, and C’s signature confirms C itself witnessed that verdict before signing</w:t>
        </w:r>
      </w:ins>
      <w:commentRangeEnd w:id="20"/>
      <w:r>
        <w:rPr>
          <w:rStyle w:val="CommentReference"/>
        </w:rPr>
        <w:commentReference w:id="20"/>
      </w:r>
      <w:r>
        <w:rPr/>
        <w:t xml:space="preserve">, which matters because what a gatekeeper ultimately posts, and what the boards and the content-channel servers later check, is built on C’s signature, not the validator’s own.</w:t>
      </w:r>
      <w:commentRangeStart w:id="21"/>
      <w:ins w:id="9094" w:author="Claude" w:date="2026-10-10T16:51:47Z">
        <w:r>
          <w:rPr/>
          <w:t xml:space="preserve"> Both signatures cover the verdict, so no party after the validator can change it.</w:t>
        </w:r>
      </w:ins>
      <w:commentRangeEnd w:id="21"/>
      <w:r>
        <w:rPr>
          <w:rStyle w:val="CommentReference"/>
        </w:rPr>
        <w:commentReference w:id="21"/>
      </w:r>
    </w:p>
    <w:p>
      <w:pPr>
        <w:pStyle w:val="BodyText"/>
        <w:rPr/>
      </w:pPr>
      <w:r>
        <w:rPr/>
        <w:t xml:space="preserve">Ring R, the ring over which σ_C is verified, explicitly excludes the three currently active gatekeepers’ own ring-signing keys. This is a role-separation requirement: all registered submission servers hold a ring-signing private key and retain it when rotating into the gatekeeper role, so without the exclusion a compromised gatekeeper could produce σ_C values that pass verification as legitimate C-pool submissions, impersonating C in the credential path without holding C’s own key. The exclusion does not affect quorum-forgery resistance, which is independently protected by the validator’s signing key (Appendix A.4).</w:t>
      </w:r>
    </w:p>
    <w:p>
      <w:pPr>
        <w:pStyle w:val="BodyText"/>
        <w:rPr/>
      </w:pPr>
      <w:r>
        <w:rPr/>
        <w:t xml:space="preserve">Once both checks pass, a gatekeeper signs C’s signature with its own submission-server signing key and, after </w:t>
      </w:r>
      <w:r>
        <w:rPr/>
        <w:t xml:space="preserve">the same randomized timing hold G6 requires of channel traffic (hold values in Section 3.4)</w:t>
      </w:r>
      <w:r>
        <w:rPr/>
        <w:t xml:space="preserve"> rather than posting immediately, posts the result, its own signature chained over C’s, to its own paired match board</w:t>
      </w:r>
      <w:r>
        <w:rPr/>
        <w:t xml:space="preserve">, discarding BlindShare_key and the validator’s signature immediately</w:t>
      </w:r>
      <w:r>
        <w:rPr/>
        <w:t xml:space="preserve">.</w:t>
      </w:r>
      <w:r>
        <w:rPr/>
        <w:t xml:space="preserve"> An immediate post would let a compromised content-channel server infer C’s fan-out timing from the gatekeeper’s own posting time; Appendix D evaluates the protocol with this hold in place but does not test its removal (Appendix D.5).</w:t>
      </w:r>
    </w:p>
    <w:p>
      <w:pPr>
        <w:pStyle w:val="BodyText"/>
        <w:rPr/>
      </w:pPr>
      <w:r>
        <w:rPr/>
        <w:t xml:space="preserve">The three match boards operate independently: each is paired with exactly one gatekeeper, and neither the gatekeepers nor the boards coordinate with each other during posting. A content-channel submission server checks a candidate PacketHash against all three boards, confirming each posting carries a valid signature from that board’s own gatekeeper chained over a valid signature from C over the same value. </w:t>
      </w:r>
      <w:commentRangeStart w:id="22"/>
      <w:del w:id="9095" w:author="Claude" w:date="2026-10-10T16:51:47Z">
        <w:r>
          <w:rPr/>
          <w:delText xml:space="preserve">The server proceeds only once the same value, backed by both valid signatures, appears on at least two of the three, rather than trusting any single board’s report.</w:delText>
        </w:r>
      </w:del>
      <w:ins w:id="9096" w:author="Claude" w:date="2026-10-10T16:51:47Z">
        <w:r>
          <w:rPr/>
          <w:t xml:space="preserve">The server proceeds only once the same PacketHash and verdict, backed by both valid signatures, appear on at least two of the three, rather than trusting any single board’s report. The verdict it records is the one the quorum agrees on.</w:t>
        </w:r>
      </w:ins>
      <w:commentRangeEnd w:id="22"/>
      <w:r>
        <w:rPr>
          <w:rStyle w:val="CommentReference"/>
        </w:rPr>
        <w:commentReference w:id="22"/>
      </w:r>
    </w:p>
    <w:p>
      <w:pPr>
        <w:pStyle w:val="BodyText"/>
        <w:rPr/>
      </w:pPr>
    </w:p>
    <w:p>
      <w:pPr>
        <w:pStyle w:val="BodyText"/>
        <w:rPr/>
      </w:pPr>
    </w:p>
    <w:p>
      <w:pPr>
        <w:pStyle w:val="BodyText"/>
        <w:rPr/>
      </w:pPr>
      <w:r>
        <w:rPr/>
        <w:t xml:space="preserve">This two-of-three requirement, combined with C’s signature, is what makes even two-gatekeeper collusion insufficient to force an unauthorized posting: two colluding gatekeepers can post anything at all to their own two boards, satisfying the quorum’s arithmetic trivially, but neither holds C’s signing key, so neither can produce a valid C-signature over a PacketHash C never actually approved. Replaying a genuine, already-approved C-signature onto a fabricated PacketHash fails the same way forging one would</w:t>
      </w:r>
      <w:r>
        <w:rPr/>
        <w:t xml:space="preserve">. </w:t>
      </w:r>
      <w:r>
        <w:rPr/>
        <w:t xml:space="preserve">Appendix A.4 verifies </w:t>
      </w:r>
      <w:commentRangeStart w:id="23"/>
      <w:del w:id="9097" w:author="Claude" w:date="2026-10-10T16:51:47Z">
        <w:r>
          <w:rPr/>
          <w:delText xml:space="preserve">that no PacketHash reaches a two-board quorum without a preceding genuine validator approval</w:delText>
        </w:r>
      </w:del>
      <w:ins w:id="9098" w:author="Claude" w:date="2026-10-10T16:51:47Z">
        <w:r>
          <w:rPr/>
          <w:t xml:space="preserve">that no pair of PacketHash and verdict reaches a two-board quorum unless the validator issued that pair</w:t>
        </w:r>
      </w:ins>
      <w:commentRangeEnd w:id="23"/>
      <w:r>
        <w:rPr>
          <w:rStyle w:val="CommentReference"/>
        </w:rPr>
        <w:commentReference w:id="23"/>
      </w:r>
      <w:r>
        <w:rPr/>
        <w:t xml:space="preserve">, both when one gatekeeper’s complete key set is compromised and when two of the three are.</w:t>
      </w:r>
    </w:p>
    <w:p>
      <w:pPr>
        <w:pStyle w:val="BodyText"/>
        <w:rPr/>
      </w:pPr>
      <w:r>
        <w:rPr/>
        <w:t xml:space="preserve">Each content-channel submission server, having independently computed its own candidate PacketHash′ = hash(</w:t>
      </w:r>
      <w:commentRangeStart w:id="106"/>
      <w:del w:id="9099" w:author="Claude" w:date="2026-10-10T16:51:47Z">
        <w:r>
          <w:rPr/>
          <w:delText xml:space="preserve">ContentHash, n) from the content channel</w:delText>
        </w:r>
      </w:del>
      <w:ins w:id="9100" w:author="Claude" w:date="2026-10-10T16:51:47Z">
        <w:r>
          <w:rPr/>
          <w:t xml:space="preserve">ContentHash, n, optional fields) from the content channel</w:t>
        </w:r>
      </w:ins>
      <w:commentRangeEnd w:id="106"/>
      <w:r>
        <w:rPr>
          <w:rStyle w:val="CommentReference"/>
        </w:rPr>
        <w:commentReference w:id="106"/>
      </w:r>
      <w:r>
        <w:rPr/>
        <w:t xml:space="preserve"> it received directly from the device, checks this two-of-three quorum, and if satisfied, signs and submits its own entry, </w:t>
      </w:r>
      <w:commentRangeStart w:id="24"/>
      <w:del w:id="9101" w:author="Claude" w:date="2026-10-10T16:51:47Z">
        <w:r>
          <w:rPr/>
          <w:delText xml:space="preserve">carrying ContentHash together with the modification level and any optional fields the device supplied</w:delText>
        </w:r>
      </w:del>
      <w:ins w:id="9102" w:author="Claude" w:date="2026-10-10T16:51:47Z">
        <w:r>
          <w:rPr/>
          <w:t xml:space="preserve">carrying ContentHash together with the quorum’s verdict and any optional fields the device supplied</w:t>
        </w:r>
      </w:ins>
      <w:commentRangeEnd w:id="24"/>
      <w:r>
        <w:rPr>
          <w:rStyle w:val="CommentReference"/>
        </w:rPr>
        <w:commentReference w:id="24"/>
      </w:r>
      <w:r>
        <w:rPr/>
        <w:t xml:space="preserve">, all covered by its signature, to the verification registry using a registry-signing key held only for this purpose, separate from the relay-terminus key that decrypted its own content channel: no key at either server does both jobs. The registry finalizes a content hash to the public blockchain record only once it has received two entries agreeing on the same ContentHash and accompanying fields and bearing signatures from two distinct, known server identities; a single server signing and submitting under only its own key cannot satisfy this on its own, since it cannot produce the other server’s signature. </w:t>
      </w:r>
      <w:r>
        <w:rPr/>
        <w:t xml:space="preserve">Together these checks make single-server forgery infeasible at every stage.</w:t>
      </w:r>
      <w:r>
        <w:rPr/>
        <w:t xml:space="preserve"> The registry’s write rule additionally collapses duplicate submissions: if a record with the same content hash already exists, a new submission attempting to post that hash is recognized against the existing record rather than creating a second entry with a later timestamp. </w:t>
      </w:r>
      <w:r>
        <w:rPr/>
        <w:t xml:space="preserve">This stops a signed PacketHash being posted twice to make existing content appear newly authenticated.</w:t>
      </w:r>
    </w:p>
    <w:p>
      <w:pPr>
        <w:pStyle w:val="BodyText"/>
        <w:rPr/>
      </w:pPr>
      <w:r>
        <w:rPr/>
        <w:t xml:space="preserve">Once finalized, the registry record contains: the content hash, </w:t>
      </w:r>
      <w:commentRangeStart w:id="25"/>
      <w:del w:id="9103" w:author="Claude" w:date="2026-10-10T16:51:47Z">
        <w:r>
          <w:rPr/>
          <w:delText xml:space="preserve">a modification level indicating whether the submission is an original capture or a recorded edit, the parent record’s content hash when the submission is an edit,</w:delText>
        </w:r>
      </w:del>
      <w:ins w:id="9104" w:author="Claude" w:date="2026-10-10T16:51:47Z">
        <w:r>
          <w:rPr/>
          <w:t xml:space="preserve">the validator’s verdict (one byte: a modified bit and a four-class deviation bucket, zero for an unedited capture), the parent record’s content hash when the submission is an edit,</w:t>
        </w:r>
      </w:ins>
      <w:commentRangeEnd w:id="25"/>
      <w:r>
        <w:rPr>
          <w:rStyle w:val="CommentReference"/>
        </w:rPr>
        <w:commentReference w:id="25"/>
      </w:r>
      <w:r>
        <w:rPr/>
        <w:t xml:space="preserve"> an optional hash of the submitted metadata, the two servers’ signatures and indices identifying which two registered servers produced them, and a posting timestamp rounded to a privacy-preserving interval. The registry record contains no device identifier, no manufacturer identifier, and no information that allows an observer to determine which device produced which content; naming which two servers signed is not a privacy exposure of that kind, since server identity is already public and neither server ever holds a device identifier to begin with.</w:t>
      </w:r>
      <w:commentRangeStart w:id="100"/>
      <w:ins w:id="9105" w:author="Claude" w:date="2026-10-10T16:51:47Z">
        <w:r>
          <w:rPr/>
          <w:t xml:space="preserve"> No signature from the validator, the credential processor or a gatekeeper is posted to the registry: the validator’s signature goes no further than the gatekeepers, which discard it, and the other two stay on the match boards. The only signatures in a record are the two servers’ own, and they cover the verdict as they cover every other field.</w:t>
        </w:r>
      </w:ins>
      <w:commentRangeEnd w:id="100"/>
      <w:r>
        <w:rPr>
          <w:rStyle w:val="CommentReference"/>
        </w:rPr>
        <w:commentReference w:id="100"/>
      </w:r>
    </w:p>
    <w:p>
      <w:pPr>
        <w:pStyle w:val="BodyText"/>
        <w:rPr/>
      </w:pPr>
      <w:r>
        <w:rPr/>
        <w:t xml:space="preserve">The Birthmark Registry, a consortium blockchain, is used rather than a simpler append-only transparency log (such as Certificate Transparency) because append-only ledgers alone do not protect against compelled censorship.</w:t>
      </w:r>
      <w:r>
        <w:rPr/>
        <w:t xml:space="preserve"> The Birthmark Registry distributes validation across multiple independent organizations: removing a record requires compelling a threshold of Registry Nodes simultaneously, across organizational and jurisdictional boundaries. The strength of this property depends on the anti-concentration controls described in Section 6.2; a Registry Node set with shared ownership or common legal jurisdiction would degrade it. For journalism and public-interest media contexts, where compelled removal of authentication records is a credible operational threat, this censorship resistance property is a design requirement.</w:t>
      </w:r>
      <w:r>
        <w:rPr/>
        <w:t xml:space="preserve"> The registry uses the Substrate framework, which supports permissioned deployments with controlled validator sets independent of any public cryptocurrency [3].</w:t>
      </w:r>
    </w:p>
    <w:p>
      <w:pPr>
        <w:pStyle w:val="BodyText"/>
        <w:rPr/>
      </w:pPr>
      <w:r>
        <w:rPr>
          <w:b/>
          <w:bCs/>
        </w:rPr>
        <w:t xml:space="preserve">3.4 Timing</w:t>
      </w:r>
    </w:p>
    <w:p>
      <w:pPr>
        <w:pStyle w:val="BodyText"/>
        <w:rPr/>
      </w:pPr>
      <w:r>
        <w:rPr/>
        <w:t xml:space="preserve">Every hold in the protocol uses the same lottery shape: a 10-second tick, geometric release, with unconditional release at three times the hold’s own mean. Table </w:t>
      </w:r>
      <w:commentRangeStart w:id="26"/>
      <w:del w:id="9106" w:author="Claude" w:date="2026-10-10T16:51:47Z">
        <w:r>
          <w:rPr/>
          <w:delText xml:space="preserve">4</w:delText>
        </w:r>
      </w:del>
      <w:ins w:id="9107" w:author="Claude" w:date="2026-10-10T16:51:47Z">
        <w:r>
          <w:rPr/>
          <w:t xml:space="preserve">3</w:t>
        </w:r>
      </w:ins>
      <w:commentRangeEnd w:id="26"/>
      <w:r>
        <w:rPr>
          <w:rStyle w:val="CommentReference"/>
        </w:rPr>
        <w:commentReference w:id="26"/>
      </w:r>
      <w:r>
        <w:rPr/>
        <w:t xml:space="preserve"> gives the mean hold at each stage. The role-aware settings — 240 s on the content channels and on F and I’s own pre-match hold, longer than every other stage — are what the empirical evaluation in Appendix D identifies as the dominant mechanism: without them, a compromised validator leads a passive observer by roughly two points at the primary operating point. No relay hop carries a role-specific parameter, since a relay hop cannot determine whether it is on the credential path or a content path from the opaque ciphertext it forwards.</w:t>
      </w:r>
    </w:p>
    <w:p>
      <w:pPr>
        <w:pStyle w:val="BodyText"/>
        <w:keepNext w:val="true"/>
        <w:rPr/>
      </w:pPr>
      <w:r>
        <w:rPr>
          <w:b/>
          <w:bCs/>
        </w:rPr>
        <w:t xml:space="preserve">Table </w:t>
      </w:r>
      <w:commentRangeStart w:id="27"/>
      <w:del w:id="9108" w:author="Claude" w:date="2026-10-10T16:51:47Z">
        <w:r>
          <w:rPr>
            <w:b/>
            <w:bCs/>
          </w:rPr>
          <w:delText xml:space="preserve">4</w:delText>
        </w:r>
      </w:del>
      <w:ins w:id="9109" w:author="Claude" w:date="2026-10-10T16:51:47Z">
        <w:r>
          <w:rPr>
            <w:b/>
            <w:bCs/>
          </w:rPr>
          <w:t xml:space="preserve">3</w:t>
        </w:r>
      </w:ins>
      <w:commentRangeEnd w:id="27"/>
      <w:r>
        <w:rPr>
          <w:rStyle w:val="CommentReference"/>
        </w:rPr>
        <w:commentReference w:id="27"/>
      </w:r>
      <w:r>
        <w:rPr>
          <w:b/>
          <w:bCs/>
        </w:rPr>
        <w:t xml:space="preserve">.</w:t>
      </w:r>
      <w:r>
        <w:rPr/>
        <w:t xml:space="preserve"> Mean hold at each stage. Every hold uses the lottery shape described above.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361"/>
        <w:gridCol w:w="2998"/>
      </w:tblGrid>
      <w:tr>
        <w:trPr>
          <w:tblHeader w:val="true"/>
        </w:trPr>
        <w:tc>
          <w:tcPr>
            <w:tcW w:w="636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Stage</w:t>
            </w:r>
          </w:p>
        </w:tc>
        <w:tc>
          <w:tcPr>
            <w:tcW w:w="299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Mean hold</w:t>
            </w:r>
          </w:p>
        </w:tc>
      </w:tr>
      <w:tr>
        <w:trPr/>
        <w:tc>
          <w:tcPr>
            <w:tcW w:w="6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Device: each content channel, before first relay</w:t>
            </w:r>
          </w:p>
        </w:tc>
        <w:tc>
          <w:tcPr>
            <w:tcW w:w="2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240 s</w:t>
            </w:r>
          </w:p>
        </w:tc>
      </w:tr>
      <w:tr>
        <w:trPr/>
        <w:tc>
          <w:tcPr>
            <w:tcW w:w="6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Device: credential channel, and every relay hop</w:t>
            </w:r>
          </w:p>
        </w:tc>
        <w:tc>
          <w:tcPr>
            <w:tcW w:w="2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120 s</w:t>
            </w:r>
          </w:p>
        </w:tc>
      </w:tr>
      <w:tr>
        <w:trPr/>
        <w:tc>
          <w:tcPr>
            <w:tcW w:w="6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 before sending the credential path forward</w:t>
            </w:r>
          </w:p>
        </w:tc>
        <w:tc>
          <w:tcPr>
            <w:tcW w:w="2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30 s</w:t>
            </w:r>
          </w:p>
        </w:tc>
      </w:tr>
      <w:tr>
        <w:trPr/>
        <w:tc>
          <w:tcPr>
            <w:tcW w:w="6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Validator: before returning its reply</w:t>
            </w:r>
          </w:p>
        </w:tc>
        <w:tc>
          <w:tcPr>
            <w:tcW w:w="2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30 s</w:t>
            </w:r>
          </w:p>
        </w:tc>
      </w:tr>
      <w:tr>
        <w:trPr/>
        <w:tc>
          <w:tcPr>
            <w:tcW w:w="6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 fan-out to each gatekeeper</w:t>
            </w:r>
          </w:p>
        </w:tc>
        <w:tc>
          <w:tcPr>
            <w:tcW w:w="2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60 s, an independent draw per leg, so the three legs do not depart together</w:t>
            </w:r>
          </w:p>
        </w:tc>
      </w:tr>
      <w:tr>
        <w:trPr/>
        <w:tc>
          <w:tcPr>
            <w:tcW w:w="6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 and I: pre-match, before checking the boards</w:t>
            </w:r>
          </w:p>
        </w:tc>
        <w:tc>
          <w:tcPr>
            <w:tcW w:w="2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240 s</w:t>
            </w:r>
          </w:p>
        </w:tc>
      </w:tr>
      <w:tr>
        <w:trPr/>
        <w:tc>
          <w:tcPr>
            <w:tcW w:w="6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 and I: post-match, after quorum is confirmed</w:t>
            </w:r>
          </w:p>
        </w:tc>
        <w:tc>
          <w:tcPr>
            <w:tcW w:w="2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30 s</w:t>
            </w:r>
          </w:p>
        </w:tc>
      </w:tr>
      <w:tr>
        <w:trPr/>
        <w:tc>
          <w:tcPr>
            <w:tcW w:w="6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Gatekeeper departure-bundle lottery</w:t>
            </w:r>
          </w:p>
        </w:tc>
        <w:tc>
          <w:tcPr>
            <w:tcW w:w="2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30 s boundaries, 25% chance of boarding at each, unconditional inclusion at the 12th</w:t>
            </w:r>
          </w:p>
        </w:tc>
      </w:tr>
    </w:tbl>
    <w:p>
      <w:pPr>
        <w:pStyle w:val="BodyText"/>
        <w:rPr/>
      </w:pPr>
      <w:r>
        <w:rPr/>
        <w:t xml:space="preserve">Once a gatekeeper’s hold has expired, a posting enters a departure bundle lottery rather than transmitting immediately (last row of Table </w:t>
      </w:r>
      <w:commentRangeStart w:id="28"/>
      <w:del w:id="9110" w:author="Claude" w:date="2026-10-10T16:51:47Z">
        <w:r>
          <w:rPr/>
          <w:delText xml:space="preserve">4</w:delText>
        </w:r>
      </w:del>
      <w:ins w:id="9111" w:author="Claude" w:date="2026-10-10T16:51:47Z">
        <w:r>
          <w:rPr/>
          <w:t xml:space="preserve">3</w:t>
        </w:r>
      </w:ins>
      <w:commentRangeEnd w:id="28"/>
      <w:r>
        <w:rPr>
          <w:rStyle w:val="CommentReference"/>
        </w:rPr>
        <w:commentReference w:id="28"/>
      </w:r>
      <w:r>
        <w:rPr/>
        <w:t xml:space="preserve">). This decouples when a packet became ready from which bundle it departs in, so that two packets ready moments apart may leave in different bundles and two ready far apart may leave in the same one. F and I’s independent post-match lottery keeps the two servers from submitting within seconds of each other when quorum outlasts both pre-match holds. Confirmed submissions enter a shared 120-second registry bundle, so the registry commit time is not a direct proxy for either server’s own submission moment. Sixty decoy transactions from registered decoy identities are in flight at all times; each produces a permanent registry record structurally identical to a real one.</w:t>
      </w:r>
    </w:p>
    <w:p>
      <w:pPr>
        <w:pStyle w:val="BodyText"/>
        <w:rPr/>
      </w:pPr>
      <w:r>
        <w:rPr>
          <w:b/>
          <w:bCs/>
        </w:rPr>
        <w:t xml:space="preserve">3.5</w:t>
      </w:r>
      <w:r>
        <w:rPr>
          <w:b/>
          <w:bCs/>
        </w:rPr>
        <w:t xml:space="preserve"> Verification</w:t>
      </w:r>
    </w:p>
    <w:p>
      <w:pPr>
        <w:pStyle w:val="BodyText"/>
        <w:rPr/>
      </w:pPr>
      <w:r>
        <w:rPr/>
        <w:t xml:space="preserve">Public verification requires only the media content. A verifier computes the content hash locally and queries the registry directly. The registry returns a record if one exists. No subscription, credential, or trusted intermediary is required.</w:t>
      </w:r>
    </w:p>
    <w:p>
      <w:pPr>
        <w:pStyle w:val="BodyText"/>
        <w:rPr/>
      </w:pPr>
      <w:r>
        <w:rPr/>
        <w:t xml:space="preserve">The registry intentionally</w:t>
      </w:r>
      <w:r>
        <w:rPr/>
        <w:t xml:space="preserve"> does not support attribution search, reverse lookup, or photographer enumeration. </w:t>
      </w:r>
      <w:r>
        <w:rPr/>
        <w:t xml:space="preserve">A verifier can ask the registry whether an image came from a registered device, but it lacks enough information to answer which one.</w:t>
      </w:r>
    </w:p>
    <w:p>
      <w:pPr>
        <w:pStyle w:val="BodyText"/>
        <w:rPr/>
      </w:pPr>
      <w:r>
        <w:rPr>
          <w:b/>
          <w:bCs/>
        </w:rPr>
        <w:t xml:space="preserve">4 THREAT MODEL AND FORMAL PRIVACY PROPERTIES</w:t>
      </w:r>
    </w:p>
    <w:p>
      <w:pPr>
        <w:pStyle w:val="BodyText"/>
        <w:rPr/>
      </w:pPr>
      <w:r>
        <w:rPr/>
        <w:t xml:space="preserve">Semantic Non-Assembly is enforced through intentional context blindness: each component is structurally limited to observing only the attribution-surface fragment required for its function, making the sufficient information set unassemblable below the compromise threshold. </w:t>
      </w:r>
      <w:r>
        <w:rPr/>
        <w:t xml:space="preserve">Channel separation structurally prevents any single component from holding both a device identifier and a content hash; where protocol-level separation is insufficient (principally, the prohibition on maintaining device-to-token mapping records outside the system), compliance is enforced through publicly auditable consortium governance rather than through the protocol itself. The formal properties are stated in Sections 4.3 to 4.6 and verified in Appendix A.</w:t>
      </w:r>
    </w:p>
    <w:p>
      <w:pPr>
        <w:pStyle w:val="BodyText"/>
        <w:rPr/>
      </w:pPr>
      <w:r>
        <w:rPr>
          <w:b/>
          <w:bCs/>
        </w:rPr>
        <w:t xml:space="preserve">4.1 Adversary Model</w:t>
      </w:r>
    </w:p>
    <w:p>
      <w:pPr>
        <w:pStyle w:val="BodyText"/>
        <w:rPr/>
      </w:pPr>
      <w:r>
        <w:rPr>
          <w:b/>
          <w:bCs/>
        </w:rPr>
        <w:t xml:space="preserve">Out of scope.</w:t>
      </w:r>
      <w:r>
        <w:rPr/>
        <w:t xml:space="preserve"> Coordinated cross-role compromise (Section 4.6) and legal compulsion of a single operator (handled by governance removal, Section 6.2). Observing both delivery paths without compromising a component is in scope and does not enable correlation, because PacketHash reaches the validator only as Enc_PacketHash (Section 3.2).</w:t>
      </w:r>
    </w:p>
    <w:p>
      <w:pPr>
        <w:pStyle w:val="BodyText"/>
        <w:rPr/>
      </w:pPr>
      <w:r>
        <w:rPr>
          <w:b/>
          <w:bCs/>
        </w:rPr>
        <w:t xml:space="preserve">Network Adversary (A_NET).</w:t>
      </w:r>
      <w:r>
        <w:rPr/>
        <w:t xml:space="preserve"> Controls network infrastructure between system components, with the ability to intercept, modify, replay, and inject messages on public channels. Submission servers may be compromised: a compromised server can inspect the content channel and </w:t>
      </w:r>
      <w:commentRangeStart w:id="36"/>
      <w:del w:id="9112" w:author="Claude" w:date="2026-10-10T16:51:47Z">
        <w:r>
          <w:rPr/>
          <w:delText xml:space="preserve">the validator’s relayed decision</w:delText>
        </w:r>
      </w:del>
      <w:ins w:id="9113" w:author="Claude" w:date="2026-10-10T16:51:47Z">
        <w:r>
          <w:rPr/>
          <w:t xml:space="preserve">the verdict relayed by the gatekeeper quorum</w:t>
        </w:r>
      </w:ins>
      <w:commentRangeEnd w:id="36"/>
      <w:r>
        <w:rPr>
          <w:rStyle w:val="CommentReference"/>
        </w:rPr>
        <w:commentReference w:id="36"/>
      </w:r>
      <w:r>
        <w:rPr/>
        <w:t xml:space="preserve"> but cannot decrypt encrypted credential tokens (only the credential validator holds decryption keys) and cannot forge validator signatures. Up to 33% of Registry Nodes may be compromised; honest Registry Nodes retain the majority required for record finalization above this threshold. </w:t>
      </w:r>
      <w:r>
        <w:rPr/>
        <w:t xml:space="preserve">Simultaneous compromise of components in different roles (cross-role compromise) requires coordinated compromise across organizational boundaries. It defeats the guarantee. The architecture treats it as a catastrophic failure rather than assuming it away, and the independence requirements, governance removal and audit of Section 6.2 exist to prevent it. Compromise of several operators in the same role (same-role compromise) is bounded under A_PRIV below.</w:t>
      </w:r>
    </w:p>
    <w:p>
      <w:pPr>
        <w:pStyle w:val="BodyText"/>
        <w:rPr/>
      </w:pPr>
    </w:p>
    <w:p>
      <w:pPr>
        <w:pStyle w:val="BodyText"/>
        <w:rPr/>
      </w:pPr>
      <w:r>
        <w:rPr>
          <w:b/>
          <w:bCs/>
        </w:rPr>
        <w:t xml:space="preserve">Hardware Adversary (A_HW).</w:t>
      </w:r>
      <w:r>
        <w:rPr/>
        <w:t xml:space="preserve"> Has physical access to capture devices, with the ability to attempt credential extraction from hardware secure elements via invasive physical techniques. Such techniques are costly, time-intensive, and affect only individual devices, making bulk compromise economically infeasible under current secure element certification standards (EAL5+). Forging device credentials is also within scope. </w:t>
      </w:r>
      <w:r>
        <w:rPr/>
        <w:t xml:space="preserve">Replicating manufacturing-calibrated hardware fingerprints requires physical access to manufacturing equipment; no practical attack is publicly known, though this is an empirical observation, not a formal bound.</w:t>
      </w:r>
      <w:r>
        <w:rPr/>
        <w:t xml:space="preserve"> Successful extraction affects only the compromised device and any key table entries it shares with other devices.</w:t>
      </w:r>
    </w:p>
    <w:p>
      <w:pPr>
        <w:pStyle w:val="BodyText"/>
        <w:rPr/>
      </w:pPr>
      <w:r>
        <w:rPr>
          <w:b/>
          <w:bCs/>
        </w:rPr>
        <w:t xml:space="preserve">Privacy Adversary (A_PRIV).</w:t>
      </w:r>
      <w:r>
        <w:rPr/>
        <w:t xml:space="preserve"> Seeks to correlate specific capture devices to specific verified content records. Capabilities include: observation of all public registry records; monitoring of network traffic including timing and packet sizes; access to any single system component (</w:t>
      </w:r>
      <w:r>
        <w:rPr/>
        <w:t xml:space="preserve">the credential validator, C, a gatekeeper, a content-channel submission server, or a Registry Node</w:t>
      </w:r>
      <w:r>
        <w:rPr/>
        <w:t xml:space="preserve">) </w:t>
      </w:r>
      <w:r>
        <w:rPr/>
        <w:t xml:space="preserve">but not components in more than one role simultaneously (cross-role compromise); the bound on same-role compromise is given below.</w:t>
      </w:r>
      <w:r>
        <w:rPr/>
        <w:t xml:space="preserve"> Cannot break AES-256 encryption or SHA-256 collision resistance. </w:t>
      </w:r>
      <w:r>
        <w:rPr/>
        <w:t xml:space="preserve">Legal compulsion of a single operator is out of scope (above); simultaneous multi-jurisdictional compulsion across roles is coordinated cross-role compromise.</w:t>
      </w:r>
    </w:p>
    <w:p>
      <w:pPr>
        <w:pStyle w:val="BodyText"/>
        <w:rPr/>
      </w:pPr>
      <w:r>
        <w:rPr>
          <w:b/>
          <w:bCs/>
        </w:rPr>
        <w:t xml:space="preserve">A_PRIV’s network-monitoring capability is a Global Passive Adversary (GPA) in the sense established in the anonymity-network literature: an adversary who observes all traffic between all parties, not merely some links.</w:t>
      </w:r>
      <w:r>
        <w:rPr/>
        <w:t xml:space="preserve"> This is a stronger observational capability than most deployed anonymity systems defend against</w:t>
      </w:r>
      <w:r>
        <w:rPr/>
        <w:t xml:space="preserve">; Tor’s threat model, for example, excludes it [16]</w:t>
      </w:r>
      <w:r>
        <w:rPr/>
        <w:t xml:space="preserve">.</w:t>
      </w:r>
      <w:r>
        <w:rPr/>
        <w:t xml:space="preserve"> </w:t>
      </w:r>
      <w:r>
        <w:rPr/>
        <w:t xml:space="preserve">Raw observational capability is not, by itself, a successful correlation attack:</w:t>
      </w:r>
      <w:r>
        <w:rPr/>
        <w:t xml:space="preserve"> </w:t>
      </w:r>
      <w:r>
        <w:rPr/>
        <w:t xml:space="preserve">an adversary</w:t>
      </w:r>
      <w:r>
        <w:rPr/>
        <w:t xml:space="preserve"> who is global in this sense still needs a candidate content item to check against, needs to know which of potentially several manufacturer validators to target, and, since PacketHash is discarded immediately after use, needs to have already been recording validator-adjacent traffic before the submission of interest occurred, not merely to possess global visibility at the time an image later becomes of interest. </w:t>
      </w:r>
      <w:r>
        <w:rPr/>
        <w:t xml:space="preserve">What the proofs cover with respect to this capability is stated in Appendix A.5.</w:t>
      </w:r>
      <w:r>
        <w:rPr/>
        <w:t xml:space="preserve"> A_PRIV’s two capabilities, network monitoring and single-component access, </w:t>
      </w:r>
      <w:r>
        <w:rPr/>
        <w:t xml:space="preserve">are granted together; Appendix D evaluates them together.</w:t>
      </w:r>
    </w:p>
    <w:p>
      <w:pPr>
        <w:pStyle w:val="BodyText"/>
        <w:rPr/>
      </w:pPr>
      <w:r>
        <w:rPr/>
        <w:t xml:space="preserve">A_PRIV’s multi-component bound is fixed-capacity, not proportional. A_NET’s 33% figure is a property of the consensus protocol: below that fraction any two honest Registry Node quorums overlap, so the bound scales with the size of the Registry Node set. Device Non-Correlation is a different kind of claim. “Multi-component” here means same-role compromise: several operators holding the same role compromised at once, through a single shared vulnerability or a single jurisdiction’s legal reach. That capacity belongs to the adversary’s operational reach, not to the protocol, and does not grow when the consortium recruits additional members.</w:t>
      </w:r>
    </w:p>
    <w:p>
      <w:pPr>
        <w:pStyle w:val="BodyText"/>
        <w:rPr/>
      </w:pPr>
      <w:r>
        <w:rPr/>
        <w:t xml:space="preserve">Two independent partitions of the operator pool bound that reach, and the weaker one governs. Jurisdictional partitioning bounds simultaneous legal compulsion, since no government can compel operators outside its own jurisdiction. Infrastructural partitioning bounds simultaneous technical compromise: each operator runs one internally consistent hardware and software stack, and no two operators share a stack profile beyond what a small, fixed number of profiles requires, so a single vulnerability in a shared product reaches only the operators on that profile. Stack assignments are disclosed to the governance and audit body but not published, so the partitioning is auditable without becoming a map for targeting profiles. How many operators either partition permits reaching at once is a deployment choice (Section 6.2), not a fixed property of this architecture.</w:t>
      </w:r>
    </w:p>
    <w:p>
      <w:pPr>
        <w:pStyle w:val="BodyText"/>
        <w:rPr/>
      </w:pPr>
      <w:r>
        <w:rPr/>
        <w:t xml:space="preserve">The consequence differs by role. Compromised Registry Nodes learn only what the registry-observer row of Table </w:t>
      </w:r>
      <w:commentRangeStart w:id="29"/>
      <w:del w:id="9114" w:author="Claude" w:date="2026-10-10T16:51:47Z">
        <w:r>
          <w:rPr/>
          <w:delText xml:space="preserve">5</w:delText>
        </w:r>
      </w:del>
      <w:ins w:id="9115" w:author="Claude" w:date="2026-10-10T16:51:47Z">
        <w:r>
          <w:rPr/>
          <w:t xml:space="preserve">4</w:t>
        </w:r>
      </w:ins>
      <w:commentRangeEnd w:id="29"/>
      <w:r>
        <w:rPr>
          <w:rStyle w:val="CommentReference"/>
        </w:rPr>
        <w:commentReference w:id="29"/>
      </w:r>
      <w:r>
        <w:rPr/>
        <w:t xml:space="preserve"> already discloses, </w:t>
      </w:r>
      <w:commentRangeStart w:id="35"/>
      <w:del w:id="9116" w:author="Claude" w:date="2026-10-10T16:51:47Z">
        <w:r>
          <w:rPr/>
          <w:delText xml:space="preserve">content hashes and coarsened timestamps</w:delText>
        </w:r>
      </w:del>
      <w:ins w:id="9117" w:author="Claude" w:date="2026-10-10T16:51:47Z">
        <w:r>
          <w:rPr/>
          <w:t xml:space="preserve">content hashes, verdicts and coarsened timestamps</w:t>
        </w:r>
      </w:ins>
      <w:commentRangeEnd w:id="35"/>
      <w:r>
        <w:rPr>
          <w:rStyle w:val="CommentReference"/>
        </w:rPr>
        <w:commentReference w:id="35"/>
      </w:r>
      <w:r>
        <w:rPr/>
        <w:t xml:space="preserve">. Reaching enough gatekeepers, content-channel servers, or the credential processor to defeat the thresholds of Properties D through I (two of three gatekeepers, both content-channel servers, the credential processor with the validator, or the validator with any one gatekeeper) requires the same spread, undetected, across every operator involved.</w:t>
      </w:r>
    </w:p>
    <w:p>
      <w:pPr>
        <w:pStyle w:val="BodyText"/>
        <w:rPr/>
      </w:pPr>
    </w:p>
    <w:p>
      <w:pPr>
        <w:pStyle w:val="BodyText"/>
        <w:rPr/>
      </w:pPr>
      <w:r>
        <w:rPr>
          <w:b/>
          <w:bCs/>
        </w:rPr>
        <w:t xml:space="preserve">4.2 Design Goals</w:t>
      </w:r>
    </w:p>
    <w:p>
      <w:pPr>
        <w:pStyle w:val="BodyText"/>
        <w:rPr/>
      </w:pPr>
      <w:r>
        <w:rPr>
          <w:b/>
          <w:bCs/>
        </w:rPr>
        <w:t xml:space="preserve">G1: Device-Rooted Authenticity.</w:t>
      </w:r>
      <w:r>
        <w:rPr/>
        <w:t xml:space="preserve"> The system must cryptographically prove that content originated from a registered capture device. Adversaries cannot generate valid verification records without possessing a legitimate registered device or successfully breaking hardware security mechanisms. This covers the device side of authenticity; it does not by itself stop an infrastructure operator from posting a record no device or validator ever produced. That is a separate failure mode, closed by the dual-approval mechanism in Section 3.3, not by anything about the device’s credential</w:t>
      </w:r>
      <w:r>
        <w:rPr/>
        <w:t xml:space="preserve">.</w:t>
      </w:r>
    </w:p>
    <w:p>
      <w:pPr>
        <w:pStyle w:val="BodyText"/>
        <w:rPr/>
      </w:pPr>
      <w:r>
        <w:rPr>
          <w:b/>
          <w:bCs/>
        </w:rPr>
        <w:t xml:space="preserve">G2: Privacy Preservation.</w:t>
      </w:r>
      <w:r>
        <w:rPr/>
        <w:t xml:space="preserve"> No single party can correlate a specific capture device to specific verified content. Privacy is computational: it holds against a global passive network observer who has compromised no component, against C individually, against a content-channel submission server individually, against a gatekeeper individually, and </w:t>
      </w:r>
      <w:r>
        <w:rPr/>
        <w:t xml:space="preserve">against the credential validator individually</w:t>
      </w:r>
      <w:r>
        <w:rPr/>
        <w:t xml:space="preserve">. </w:t>
      </w:r>
      <w:r>
        <w:rPr/>
        <w:t xml:space="preserve">Only coordinated compromise across components could restore correlation.</w:t>
      </w:r>
    </w:p>
    <w:p>
      <w:pPr>
        <w:pStyle w:val="BodyText"/>
        <w:rPr/>
      </w:pPr>
      <w:r>
        <w:rPr>
          <w:b/>
          <w:bCs/>
        </w:rPr>
        <w:t xml:space="preserve">G3: Metadata Independence.</w:t>
      </w:r>
      <w:r>
        <w:rPr/>
        <w:t xml:space="preserve"> Verification records must survive format conversion, compression, and platform reprocessing performed by certified processing software. Verification requires only the media content itself, once that software has produced the derived record. This holds even for a submission derived from an edit: any reference to a parent record, sampled comparison data, or processing parameters needed to authenticate the edit is generated and consumed at submission time by the certified processing software, which already holds both the original and the derived content because it is the software performing the edit. </w:t>
      </w:r>
      <w:commentRangeStart w:id="37"/>
      <w:del w:id="9118" w:author="Claude" w:date="2026-10-10T16:51:47Z">
        <w:r>
          <w:rPr/>
          <w:delText xml:space="preserve">None of that is something a later verifier must separately supply; verification of the resulting record is identical</w:delText>
        </w:r>
      </w:del>
      <w:ins w:id="9119" w:author="Claude" w:date="2026-10-10T16:51:47Z">
        <w:r>
          <w:rPr/>
          <w:t xml:space="preserve">Verification of the resulting record is identical</w:t>
        </w:r>
      </w:ins>
      <w:commentRangeEnd w:id="37"/>
      <w:r>
        <w:rPr>
          <w:rStyle w:val="CommentReference"/>
        </w:rPr>
        <w:commentReference w:id="37"/>
      </w:r>
      <w:r>
        <w:rPr/>
        <w:t xml:space="preserve"> to verification of any other record in the registry. Reprocessing performed outside certified software, such as a platform’s own automatic recompression on upload, does not preserve this chain; Section 6.3 (Adoption dependency) extends the same coverage limitation already stated for non-participating manufacturers to non-participating processing software.</w:t>
      </w:r>
    </w:p>
    <w:p>
      <w:pPr>
        <w:pStyle w:val="BodyText"/>
        <w:rPr/>
      </w:pPr>
      <w:r>
        <w:rPr/>
        <w:t xml:space="preserve">Certified processing software authenticates an edit by predictive matching rather than by re-establishing the original device’s hardware root, which makes this authentication software-attested rather than hardware-rooted, weakening G1’s device-credential guarantee correspondingly for edited records. It records the editing operations applied, predicts their expected effect on the saved output, and measures the deviation between that prediction and what was actually saved, similar in spirit to a perceptual hash tolerating expected variation while flagging a change outside it. </w:t>
      </w:r>
      <w:commentRangeStart w:id="38"/>
      <w:del w:id="9120" w:author="Claude" w:date="2026-10-10T16:51:47Z">
        <w:r>
          <w:rPr/>
          <w:delText xml:space="preserve">That deviation sets the recorded modification level rather than gating submission itself: a larger deviation is recorded as modified, chained to its parent by ContentHash, not rejected, so a verifier</w:delText>
        </w:r>
      </w:del>
      <w:ins w:id="9121" w:author="Claude" w:date="2026-10-10T16:51:47Z">
        <w:r>
          <w:rPr/>
          <w:t xml:space="preserve">The software sends that deviation as its claim, and the validator role, held by the developer’s server, turns it into the verdict recorded with the edit. A large deviation yields a modified verdict: a flagged record, chained to its parent by ContentHash, not a rejection. The verdict is the validator’s attestation, not a measurement the protocol checks. A verifier</w:t>
        </w:r>
      </w:ins>
      <w:commentRangeEnd w:id="38"/>
      <w:r>
        <w:rPr>
          <w:rStyle w:val="CommentReference"/>
        </w:rPr>
        <w:commentReference w:id="38"/>
      </w:r>
      <w:r>
        <w:rPr/>
        <w:t xml:space="preserve"> holding both images can confirm the relationship directly without either record carrying a device identifier.</w:t>
      </w:r>
    </w:p>
    <w:p>
      <w:pPr>
        <w:pStyle w:val="BodyText"/>
        <w:rPr/>
      </w:pPr>
      <w:r>
        <w:rPr>
          <w:b/>
          <w:bCs/>
        </w:rPr>
        <w:t xml:space="preserve">G4: Public Verifiability.</w:t>
      </w:r>
      <w:r>
        <w:rPr/>
        <w:t xml:space="preserve"> Any party must be able to verify content authenticity without credentials or intermediary, without revealing the verifier’s identity.</w:t>
      </w:r>
    </w:p>
    <w:p>
      <w:pPr>
        <w:pStyle w:val="BodyText"/>
        <w:rPr/>
      </w:pPr>
      <w:r>
        <w:rPr>
          <w:b/>
          <w:bCs/>
        </w:rPr>
        <w:t xml:space="preserve">G5: Minimal Storage.</w:t>
      </w:r>
      <w:r>
        <w:rPr/>
        <w:t xml:space="preserve"> Registry records are compact (173 bytes on-chain for a capture, at most 237 with both optional fields), enabling low-cost validator operation. Compactness also serves a privacy function: minimal on-chain footprint reduces the fingerprinting surface available to observers correlating submission timing, record size, or metadata patterns.</w:t>
      </w:r>
    </w:p>
    <w:p>
      <w:pPr>
        <w:pStyle w:val="BodyText"/>
        <w:rPr/>
      </w:pPr>
      <w:r>
        <w:rPr>
          <w:b/>
          <w:bCs/>
        </w:rPr>
        <w:t xml:space="preserve">G6: Transit Unlinkability.</w:t>
      </w:r>
      <w:r>
        <w:rPr/>
        <w:t xml:space="preserve"> The content channel and credential channel must be delivered to their respective destinations such that no single first-hop recipient, and no intermediary shared by both delivery paths, ever receives both channels for the same submission, and such that neither destination, in the ordinary course of receiving its own channel, learns the device’s real network-layer identity (its source IP address). </w:t>
      </w:r>
      <w:r>
        <w:rPr/>
        <w:t xml:space="preserve">This is a requirement on the delivery mechanism, not on the channels’ content: hashing and encryption (Section 3.2) stop a party holding one channel from reading the other, but cannot stop a party that observes both channels in transit from linking them, or stop either destination from seeing the device’s source address.</w:t>
      </w:r>
      <w:r>
        <w:rPr/>
        <w:t xml:space="preserve"> The delivery requirements that satisfy this goal are specified in Section 3.2.</w:t>
      </w:r>
    </w:p>
    <w:p>
      <w:pPr>
        <w:pStyle w:val="BodyText"/>
        <w:rPr/>
      </w:pPr>
    </w:p>
    <w:p>
      <w:pPr>
        <w:pStyle w:val="BodyText"/>
        <w:rPr/>
      </w:pPr>
    </w:p>
    <w:p>
      <w:pPr>
        <w:pStyle w:val="BodyText"/>
        <w:rPr/>
      </w:pPr>
      <w:r>
        <w:rPr>
          <w:b/>
          <w:bCs/>
        </w:rPr>
        <w:t xml:space="preserve">4.3 Device Non-Correlation</w:t>
      </w:r>
    </w:p>
    <w:p>
      <w:pPr>
        <w:pStyle w:val="BodyText"/>
        <w:rPr/>
      </w:pPr>
      <w:r>
        <w:rPr>
          <w:b/>
          <w:bCs/>
        </w:rPr>
        <w:t xml:space="preserve">Property:</w:t>
      </w:r>
      <w:r>
        <w:rPr/>
        <w:t xml:space="preserve"> The credential validator learns the device identity when confirming a credential, but receives no content-hash information for that submission. Formally: given device D_i authenticating content items C_1, C_2, …, C_n, the validator observes authentication events but receives no information sufficient to correlate device identifiers with content hashes within the defined adversary model. Content hashes are never transmitted to the validator.</w:t>
      </w:r>
    </w:p>
    <w:p>
      <w:pPr>
        <w:pStyle w:val="BodyText"/>
        <w:rPr/>
      </w:pPr>
      <w:r>
        <w:rPr>
          <w:b/>
          <w:bCs/>
        </w:rPr>
        <w:t xml:space="preserve">4.4 Registry Observer Non-Identification</w:t>
      </w:r>
    </w:p>
    <w:p>
      <w:pPr>
        <w:pStyle w:val="BodyText"/>
        <w:rPr/>
      </w:pPr>
      <w:r>
        <w:rPr>
          <w:b/>
          <w:bCs/>
        </w:rPr>
        <w:t xml:space="preserve">Property:</w:t>
      </w:r>
      <w:r>
        <w:rPr/>
        <w:t xml:space="preserve"> Registry observers </w:t>
      </w:r>
      <w:commentRangeStart w:id="40"/>
      <w:del w:id="9122" w:author="Claude" w:date="2026-10-10T16:51:47Z">
        <w:r>
          <w:rPr/>
          <w:delText xml:space="preserve">see content hashes and coarsened posting timestamps but</w:delText>
        </w:r>
      </w:del>
      <w:ins w:id="9123" w:author="Claude" w:date="2026-10-10T16:51:47Z">
        <w:r>
          <w:rPr/>
          <w:t xml:space="preserve">see content hashes, verdicts and coarsened posting timestamps but</w:t>
        </w:r>
      </w:ins>
      <w:commentRangeEnd w:id="40"/>
      <w:r>
        <w:rPr>
          <w:rStyle w:val="CommentReference"/>
        </w:rPr>
        <w:commentReference w:id="40"/>
      </w:r>
      <w:r>
        <w:rPr/>
        <w:t xml:space="preserve"> cannot identify devices, credential validators, or content creators. Given a registry record </w:t>
      </w:r>
      <w:commentRangeStart w:id="39"/>
      <w:del w:id="9124" w:author="Claude" w:date="2026-10-10T16:51:47Z">
        <w:r>
          <w:rPr/>
          <w:delText xml:space="preserve">containing only ContentHash, modification level,</w:delText>
        </w:r>
      </w:del>
      <w:ins w:id="9125" w:author="Claude" w:date="2026-10-10T16:51:47Z">
        <w:r>
          <w:rPr/>
          <w:t xml:space="preserve">containing only ContentHash, verdict,</w:t>
        </w:r>
      </w:ins>
      <w:commentRangeEnd w:id="39"/>
      <w:r>
        <w:rPr>
          <w:rStyle w:val="CommentReference"/>
        </w:rPr>
        <w:commentReference w:id="39"/>
      </w:r>
      <w:r>
        <w:rPr/>
        <w:t xml:space="preserve"> the optional parent and metadata hashes, the two server signatures and indices, and a coarsened timestamp, observer O cannot determine which device produced it with probability greater than random guessing over the registered device population.</w:t>
      </w:r>
    </w:p>
    <w:p>
      <w:pPr>
        <w:pStyle w:val="BodyText"/>
        <w:rPr/>
      </w:pPr>
      <w:r>
        <w:rPr>
          <w:b/>
          <w:bCs/>
        </w:rPr>
        <w:t xml:space="preserve">4.5 Submission Server Blindness</w:t>
      </w:r>
    </w:p>
    <w:p>
      <w:pPr>
        <w:pStyle w:val="BodyText"/>
        <w:rPr/>
      </w:pPr>
      <w:r>
        <w:rPr>
          <w:b/>
          <w:bCs/>
        </w:rPr>
        <w:t xml:space="preserve">Property:</w:t>
      </w:r>
      <w:r>
        <w:rPr/>
        <w:t xml:space="preserve"> Content-channel submission servers receive the content channel directly from the device but never the credential channel, and cannot identify specific devices. The credential token T = </w:t>
      </w:r>
      <w:commentRangeStart w:id="41"/>
      <w:del w:id="9126" w:author="Claude" w:date="2026-10-10T16:51:47Z">
        <w:r>
          <w:rPr/>
          <w:delText xml:space="preserve">ECIES(cred_D || tx_nonce, V-token_pk)</w:delText>
        </w:r>
      </w:del>
      <w:ins w:id="9127" w:author="Claude" w:date="2026-10-10T16:51:47Z">
        <w:r>
          <w:rPr/>
          <w:t xml:space="preserve">ECIES(cred_D || tx_nonce || claim, V-token_pk)</w:t>
        </w:r>
      </w:ins>
      <w:commentRangeEnd w:id="41"/>
      <w:r>
        <w:rPr>
          <w:rStyle w:val="CommentReference"/>
        </w:rPr>
        <w:commentReference w:id="41"/>
      </w:r>
      <w:r>
        <w:rPr/>
        <w:t xml:space="preserve">, where cred_D is the device’s hardware-rooted credential, tx_nonce is a single-use replay nonce the validator logs to </w:t>
      </w:r>
      <w:commentRangeStart w:id="42"/>
      <w:del w:id="9128" w:author="Claude" w:date="2026-10-10T16:51:47Z">
        <w:r>
          <w:rPr/>
          <w:delText xml:space="preserve">detect reuse, and V-token_sk is held exclusively</w:delText>
        </w:r>
      </w:del>
      <w:ins w:id="9129" w:author="Claude" w:date="2026-10-10T16:51:47Z">
        <w:r>
          <w:rPr/>
          <w:t xml:space="preserve">detect reuse, claim is the device’s statement about post-capture processing (Section 3.2), and V-token_sk is held exclusively</w:t>
        </w:r>
      </w:ins>
      <w:commentRangeEnd w:id="42"/>
      <w:r>
        <w:rPr>
          <w:rStyle w:val="CommentReference"/>
        </w:rPr>
        <w:commentReference w:id="42"/>
      </w:r>
      <w:r>
        <w:rPr/>
        <w:t xml:space="preserve"> by the validator, travels only to C and from there to the validator. A content-channel submission server never possesses T and so has no ciphertext against which to run any attack; it receives only the content channel and, later, the boards’ posted PacketHash values. Submission Server Blindness therefore follows directly from the delivery structure rather than requiring a reduction to IND-CCA2 security; </w:t>
      </w:r>
      <w:commentRangeStart w:id="97"/>
      <w:del w:id="9130" w:author="Claude" w:date="2026-10-10T16:51:47Z">
        <w:r>
          <w:rPr/>
          <w:delText xml:space="preserve">Appendix A.2 verifies Properties A to C together, by one observational equivalence proof.</w:delText>
        </w:r>
      </w:del>
      <w:ins w:id="9131" w:author="Claude" w:date="2026-10-10T16:51:47Z">
        <w:r>
          <w:rPr/>
          <w:t xml:space="preserve">Appendices A.2 and A.3 verify Properties A to C by observational equivalence.</w:t>
        </w:r>
      </w:ins>
      <w:commentRangeEnd w:id="97"/>
      <w:r>
        <w:rPr>
          <w:rStyle w:val="CommentReference"/>
        </w:rPr>
        <w:commentReference w:id="97"/>
      </w:r>
    </w:p>
    <w:p>
      <w:pPr>
        <w:pStyle w:val="BodyText"/>
        <w:rPr/>
      </w:pPr>
      <w:r>
        <w:rPr>
          <w:b/>
          <w:bCs/>
        </w:rPr>
        <w:t xml:space="preserve">4.6 Composite Guarantee</w:t>
      </w:r>
    </w:p>
    <w:p>
      <w:pPr>
        <w:pStyle w:val="BodyText"/>
        <w:rPr/>
      </w:pPr>
      <w:r>
        <w:rPr/>
        <w:t xml:space="preserve">The properties together mean that no single component’s compromise is sufficient for correlation: the credential validator never observes ContentHash or n and, even if compromised, cannot recover PacketHash</w:t>
      </w:r>
      <w:r>
        <w:rPr/>
        <w:t xml:space="preserve">, since PacketHash reaches it only wrapped</w:t>
      </w:r>
      <w:r>
        <w:rPr/>
        <w:t xml:space="preserve"> under BlindShare_key, a value C generates fresh per transaction and never shares; C holds PacketHash in the clear but never the device token </w:t>
      </w:r>
      <w:r>
        <w:rPr/>
        <w:t xml:space="preserve">in a readable form, since it never holds V-token_sk</w:t>
      </w:r>
      <w:r>
        <w:rPr/>
        <w:t xml:space="preserve">; a content-channel submission server holds ContentHash and n but </w:t>
      </w:r>
      <w:r>
        <w:rPr/>
        <w:t xml:space="preserve">never the credential channel at all; a gatekeeper</w:t>
      </w:r>
      <w:r>
        <w:rPr/>
        <w:t xml:space="preserve"> holds PacketHash and both signatures </w:t>
      </w:r>
      <w:r>
        <w:rPr/>
        <w:t xml:space="preserve">but never the token. The base architecture</w:t>
      </w:r>
      <w:r>
        <w:rPr/>
        <w:t xml:space="preserve"> achieves semantic non-assembly at t=1 against an adversary confined to a single component’s stored or in-transit data: </w:t>
      </w:r>
      <w:r>
        <w:rPr/>
        <w:t xml:space="preserve">any single-component compromise yields only attribution-surface fragments (confirmed in Appendix A.3).</w:t>
      </w:r>
      <w:commentRangeStart w:id="43"/>
      <w:ins w:id="9132" w:author="Claude" w:date="2026-10-10T16:51:47Z">
        <w:r>
          <w:rPr/>
          <w:t xml:space="preserve"> A compromised validator also holds the verdict for each submission. The verdict is public, so it narrows the candidate records only as far as it is rare among them (Appendix A.3).</w:t>
        </w:r>
      </w:ins>
      <w:commentRangeEnd w:id="43"/>
      <w:r>
        <w:rPr>
          <w:rStyle w:val="CommentReference"/>
        </w:rPr>
        <w:commentReference w:id="43"/>
      </w:r>
    </w:p>
    <w:p>
      <w:pPr>
        <w:pStyle w:val="BodyText"/>
        <w:rPr/>
      </w:pPr>
      <w:r>
        <w:rPr/>
        <w:t xml:space="preserve">This guarantee rests on G6, BlindShare_key’s disposability, and the match-board signature check (Section 3.3) together: G6 prevents any single party from holding both channels; </w:t>
      </w:r>
      <w:r>
        <w:rPr/>
        <w:t xml:space="preserve">wrapping PacketHash under a key only C holds keeps it from the validator</w:t>
      </w:r>
      <w:r>
        <w:rPr/>
        <w:t xml:space="preserve">; and the match board’s independent verification prevents anyone, including a compromised credential processor, from posting a plaintext that does not match what the validator signed.</w:t>
      </w:r>
    </w:p>
    <w:p>
      <w:pPr>
        <w:pStyle w:val="BodyText"/>
        <w:rPr/>
      </w:pPr>
      <w:r>
        <w:rPr/>
        <w:t xml:space="preserve">Correlation requires coordinated compromise across components: the validator together with C, or the validator together with any one gatekeeper (the last two rows of Table </w:t>
      </w:r>
      <w:commentRangeStart w:id="30"/>
      <w:del w:id="9133" w:author="Claude" w:date="2026-10-10T16:51:47Z">
        <w:r>
          <w:rPr/>
          <w:delText xml:space="preserve">5</w:delText>
        </w:r>
      </w:del>
      <w:ins w:id="9134" w:author="Claude" w:date="2026-10-10T16:51:47Z">
        <w:r>
          <w:rPr/>
          <w:t xml:space="preserve">4</w:t>
        </w:r>
      </w:ins>
      <w:commentRangeEnd w:id="30"/>
      <w:r>
        <w:rPr>
          <w:rStyle w:val="CommentReference"/>
        </w:rPr>
        <w:commentReference w:id="30"/>
      </w:r>
      <w:r>
        <w:rPr/>
        <w:t xml:space="preserve">).</w:t>
      </w:r>
      <w:r>
        <w:rPr/>
        <w:t xml:space="preserve"> This is the coordinated multi-component compromise </w:t>
      </w:r>
      <w:r>
        <w:rPr/>
        <w:t xml:space="preserve">that defeats the guarantee (Section 4.1); the controls in Section 6.2 exist to prevent it.</w:t>
      </w:r>
    </w:p>
    <w:p>
      <w:pPr>
        <w:pStyle w:val="BodyText"/>
        <w:rPr/>
      </w:pPr>
      <w:r>
        <w:rPr/>
        <w:t xml:space="preserve">Independence at the component level means the credential validator, C, and each content-channel submission server must not share ownership, legal jurisdiction, or key material with one another: the two-signer registry requirement in Section 3.3 assumes the two content-channel servers cannot collude, and that assumption rests on the same independence requirement, not on the protocol alone.</w:t>
      </w:r>
    </w:p>
    <w:p>
      <w:pPr>
        <w:pStyle w:val="BodyText"/>
        <w:rPr/>
      </w:pPr>
      <w:r>
        <w:rPr/>
        <w:t xml:space="preserve">Table </w:t>
      </w:r>
      <w:commentRangeStart w:id="31"/>
      <w:del w:id="9135" w:author="Claude" w:date="2026-10-10T16:51:47Z">
        <w:r>
          <w:rPr/>
          <w:delText xml:space="preserve">5</w:delText>
        </w:r>
      </w:del>
      <w:ins w:id="9136" w:author="Claude" w:date="2026-10-10T16:51:47Z">
        <w:r>
          <w:rPr/>
          <w:t xml:space="preserve">4</w:t>
        </w:r>
      </w:ins>
      <w:commentRangeEnd w:id="31"/>
      <w:r>
        <w:rPr>
          <w:rStyle w:val="CommentReference"/>
        </w:rPr>
        <w:commentReference w:id="31"/>
      </w:r>
      <w:r>
        <w:rPr/>
        <w:t xml:space="preserve"> summarizes</w:t>
      </w:r>
      <w:r>
        <w:rPr/>
        <w:t xml:space="preserve"> every row of the compromise analysis in one place</w:t>
      </w:r>
      <w:r>
        <w:rPr/>
        <w:t xml:space="preserve">: every single-component row ends at a fragment, and only the last two rows, which combine components, link device to content.</w:t>
      </w:r>
    </w:p>
    <w:p>
      <w:pPr>
        <w:pStyle w:val="BodyText"/>
        <w:rPr/>
      </w:pPr>
      <w:r>
        <w:rPr>
          <w:b/>
          <w:bCs/>
        </w:rPr>
        <w:t xml:space="preserve">Table </w:t>
      </w:r>
      <w:commentRangeStart w:id="32"/>
      <w:del w:id="9137" w:author="Claude" w:date="2026-10-10T16:51:47Z">
        <w:r>
          <w:rPr>
            <w:b/>
            <w:bCs/>
          </w:rPr>
          <w:delText xml:space="preserve">5</w:delText>
        </w:r>
      </w:del>
      <w:ins w:id="9138" w:author="Claude" w:date="2026-10-10T16:51:47Z">
        <w:r>
          <w:rPr>
            <w:b/>
            <w:bCs/>
          </w:rPr>
          <w:t xml:space="preserve">4</w:t>
        </w:r>
      </w:ins>
      <w:commentRangeEnd w:id="32"/>
      <w:r>
        <w:rPr>
          <w:rStyle w:val="CommentReference"/>
        </w:rPr>
        <w:commentReference w:id="32"/>
      </w:r>
      <w:r>
        <w:rPr>
          <w:b/>
          <w:bCs/>
        </w:rPr>
        <w:t xml:space="preserve">.</w:t>
      </w:r>
      <w:r>
        <w:rPr/>
        <w:t xml:space="preserve"> Compromise summary: what each party or vantage point can determine, and the formal basis for each row.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84"/>
        <w:gridCol w:w="2260"/>
        <w:gridCol w:w="3025"/>
        <w:gridCol w:w="2190"/>
      </w:tblGrid>
      <w:tr>
        <w:trPr>
          <w:tblHeader w:val="true"/>
        </w:trPr>
        <w:tc>
          <w:tcPr>
            <w:tcW w:w="18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Party / vantage point</w:t>
            </w:r>
          </w:p>
        </w:tc>
        <w:tc>
          <w:tcPr>
            <w:tcW w:w="22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Reveals</w:t>
            </w:r>
          </w:p>
        </w:tc>
        <w:tc>
          <w:tcPr>
            <w:tcW w:w="302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Cannot determine</w:t>
            </w:r>
          </w:p>
        </w:tc>
        <w:tc>
          <w:tcPr>
            <w:tcW w:w="21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Formal basis</w:t>
            </w:r>
          </w:p>
        </w:tc>
      </w:tr>
      <w:tr>
        <w:trPr/>
        <w:tc>
          <w:tcPr>
            <w:tcW w:w="1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Registry observer (public, no compromise)</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commentRangeStart w:id="44"/>
            <w:del w:id="9139" w:author="Claude" w:date="2026-10-10T16:51:47Z">
              <w:r>
                <w:rPr>
                  <w:rFonts w:eastAsia="Cambria" w:cs=""/>
                  <w:kern w:val="0"/>
                  <w:sz w:val="24"/>
                  <w:szCs w:val="24"/>
                  <w:lang w:val="en-US" w:eastAsia="en-US" w:bidi="ar-SA"/>
                </w:rPr>
                <w:delText xml:space="preserve">Content hashes; timestamps</w:delText>
              </w:r>
            </w:del>
            <w:ins w:id="9140" w:author="Claude" w:date="2026-10-10T16:51:47Z">
              <w:r>
                <w:rPr>
                  <w:rFonts w:eastAsia="Cambria" w:cs=""/>
                  <w:kern w:val="0"/>
                  <w:sz w:val="24"/>
                  <w:szCs w:val="24"/>
                  <w:lang w:val="en-US" w:eastAsia="en-US" w:bidi="ar-SA"/>
                </w:rPr>
                <w:t xml:space="preserve">Content hashes; verdicts; timestamps</w:t>
              </w:r>
            </w:ins>
            <w:commentRangeEnd w:id="44"/>
            <w:r>
              <w:rPr>
                <w:rStyle w:val="CommentReference"/>
              </w:rPr>
              <w:commentReference w:id="44"/>
            </w:r>
          </w:p>
        </w:tc>
        <w:tc>
          <w:tcPr>
            <w:tcW w:w="3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Which device produced which content</w:t>
            </w:r>
          </w:p>
        </w:tc>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Property B</w:t>
            </w:r>
          </w:p>
        </w:tc>
      </w:tr>
      <w:tr>
        <w:trPr/>
        <w:tc>
          <w:tcPr>
            <w:tcW w:w="1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Credential processor compromised alone</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commentRangeStart w:id="45"/>
            <w:del w:id="9141" w:author="Claude" w:date="2026-10-10T16:51:47Z">
              <w:r>
                <w:rPr>
                  <w:rFonts w:eastAsia="Cambria" w:cs=""/>
                  <w:kern w:val="0"/>
                  <w:sz w:val="24"/>
                  <w:szCs w:val="24"/>
                  <w:lang w:val="en-US" w:eastAsia="en-US" w:bidi="ar-SA"/>
                </w:rPr>
                <w:delText xml:space="preserve">PacketHash (in the clear); encrypted</w:delText>
              </w:r>
            </w:del>
            <w:ins w:id="9142" w:author="Claude" w:date="2026-10-10T16:51:47Z">
              <w:r>
                <w:rPr>
                  <w:rFonts w:eastAsia="Cambria" w:cs=""/>
                  <w:kern w:val="0"/>
                  <w:sz w:val="24"/>
                  <w:szCs w:val="24"/>
                  <w:lang w:val="en-US" w:eastAsia="en-US" w:bidi="ar-SA"/>
                </w:rPr>
                <w:t xml:space="preserve">PacketHash (in the clear); the verdict; encrypted</w:t>
              </w:r>
            </w:ins>
            <w:commentRangeEnd w:id="45"/>
            <w:r>
              <w:rPr>
                <w:rStyle w:val="CommentReference"/>
              </w:rPr>
              <w:commentReference w:id="45"/>
            </w:r>
            <w:r>
              <w:rPr>
                <w:rFonts w:eastAsia="Cambria" w:cs=""/>
                <w:kern w:val="0"/>
                <w:sz w:val="24"/>
                <w:szCs w:val="24"/>
                <w:lang w:val="en-US" w:eastAsia="en-US" w:bidi="ar-SA"/>
              </w:rPr>
              <w:t xml:space="preserve"> device token (still opaque, no V-token_sk)</w:t>
            </w:r>
          </w:p>
        </w:tc>
        <w:tc>
          <w:tcPr>
            <w:tcW w:w="3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device_id, since the token stays encrypted regardless</w:t>
            </w:r>
          </w:p>
        </w:tc>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Property D</w:t>
            </w:r>
          </w:p>
        </w:tc>
      </w:tr>
      <w:tr>
        <w:trPr/>
        <w:tc>
          <w:tcPr>
            <w:tcW w:w="1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Content-channel submission server (F or I) compromised alone</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ContentHash and n for its own transactions; </w:t>
            </w:r>
            <w:commentRangeStart w:id="46"/>
            <w:del w:id="9143" w:author="Claude" w:date="2026-10-10T16:51:47Z">
              <w:r>
                <w:rPr>
                  <w:rFonts w:eastAsia="Cambria" w:cs=""/>
                  <w:kern w:val="0"/>
                  <w:sz w:val="24"/>
                  <w:szCs w:val="24"/>
                  <w:lang w:val="en-US" w:eastAsia="en-US" w:bidi="ar-SA"/>
                </w:rPr>
                <w:delText xml:space="preserve">its own computed PacketHash candidate</w:delText>
              </w:r>
            </w:del>
            <w:ins w:id="9144" w:author="Claude" w:date="2026-10-10T16:51:47Z">
              <w:r>
                <w:rPr>
                  <w:rFonts w:eastAsia="Cambria" w:cs=""/>
                  <w:kern w:val="0"/>
                  <w:sz w:val="24"/>
                  <w:szCs w:val="24"/>
                  <w:lang w:val="en-US" w:eastAsia="en-US" w:bidi="ar-SA"/>
                </w:rPr>
                <w:t xml:space="preserve">its own computed PacketHash candidate; the quorum’s verdict</w:t>
              </w:r>
            </w:ins>
            <w:commentRangeEnd w:id="46"/>
            <w:r>
              <w:rPr>
                <w:rStyle w:val="CommentReference"/>
              </w:rPr>
              <w:commentReference w:id="46"/>
            </w:r>
          </w:p>
        </w:tc>
        <w:tc>
          <w:tcPr>
            <w:tcW w:w="3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device_id, since it never receives the credential channel at all</w:t>
            </w:r>
          </w:p>
        </w:tc>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Property F</w:t>
            </w:r>
          </w:p>
        </w:tc>
      </w:tr>
      <w:tr>
        <w:trPr/>
        <w:tc>
          <w:tcPr>
            <w:tcW w:w="1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Gatekeeper compromised alone</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commentRangeStart w:id="47"/>
            <w:del w:id="9145" w:author="Claude" w:date="2026-10-10T16:51:47Z">
              <w:r>
                <w:rPr>
                  <w:rFonts w:eastAsia="Cambria" w:cs=""/>
                  <w:kern w:val="0"/>
                  <w:sz w:val="24"/>
                  <w:szCs w:val="24"/>
                  <w:lang w:val="en-US" w:eastAsia="en-US" w:bidi="ar-SA"/>
                </w:rPr>
                <w:delText xml:space="preserve">PacketHash (in the clear); the validator’s signature;</w:delText>
              </w:r>
            </w:del>
            <w:ins w:id="9146" w:author="Claude" w:date="2026-10-10T16:51:47Z">
              <w:r>
                <w:rPr>
                  <w:rFonts w:eastAsia="Cambria" w:cs=""/>
                  <w:kern w:val="0"/>
                  <w:sz w:val="24"/>
                  <w:szCs w:val="24"/>
                  <w:lang w:val="en-US" w:eastAsia="en-US" w:bidi="ar-SA"/>
                </w:rPr>
                <w:t xml:space="preserve">PacketHash and the verdict (in the clear); the validator’s signature;</w:t>
              </w:r>
            </w:ins>
            <w:commentRangeEnd w:id="47"/>
            <w:r>
              <w:rPr>
                <w:rStyle w:val="CommentReference"/>
              </w:rPr>
              <w:commentReference w:id="47"/>
            </w:r>
            <w:r>
              <w:rPr>
                <w:rFonts w:eastAsia="Cambria" w:cs=""/>
                <w:kern w:val="0"/>
                <w:sz w:val="24"/>
                <w:szCs w:val="24"/>
                <w:lang w:val="en-US" w:eastAsia="en-US" w:bidi="ar-SA"/>
              </w:rPr>
              <w:t xml:space="preserve"> BlindShare_key; </w:t>
            </w:r>
            <w:r>
              <w:rPr>
                <w:rFonts w:eastAsia="Cambria" w:cs=""/>
                <w:kern w:val="0"/>
                <w:sz w:val="24"/>
                <w:szCs w:val="24"/>
                <w:lang w:val="en-US" w:eastAsia="en-US" w:bidi="ar-SA"/>
              </w:rPr>
              <w:t xml:space="preserve">C’s ring signature over PacketHash; which manufacturer’s key verified the validator’s signature</w:t>
            </w:r>
          </w:p>
        </w:tc>
        <w:tc>
          <w:tcPr>
            <w:tcW w:w="3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device_id, since the credential channel’s token never reaches a gatekeeper at all; which candidate pool member C actually was, </w:t>
            </w:r>
            <w:r>
              <w:rPr>
                <w:rFonts w:eastAsia="Cambria" w:cs=""/>
                <w:kern w:val="0"/>
                <w:sz w:val="24"/>
                <w:szCs w:val="24"/>
                <w:lang w:val="en-US" w:eastAsia="en-US" w:bidi="ar-SA"/>
              </w:rPr>
              <w:t xml:space="preserve">since the ring signature hides this from every verifier; which specific device within that manufacturer’s registered pool, since the key identifies the manufacturer, not the device</w:t>
            </w:r>
          </w:p>
        </w:tc>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Property J</w:t>
            </w:r>
          </w:p>
        </w:tc>
      </w:tr>
      <w:tr>
        <w:trPr/>
        <w:tc>
          <w:tcPr>
            <w:tcW w:w="1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Match board</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own paired gatekeeper’s countersignature chained over C’s signature; </w:t>
            </w:r>
            <w:commentRangeStart w:id="48"/>
            <w:del w:id="9147" w:author="Claude" w:date="2026-10-10T16:51:47Z">
              <w:r>
                <w:rPr>
                  <w:rFonts w:eastAsia="Cambria" w:cs=""/>
                  <w:kern w:val="0"/>
                  <w:sz w:val="24"/>
                  <w:szCs w:val="24"/>
                  <w:lang w:val="en-US" w:eastAsia="en-US" w:bidi="ar-SA"/>
                </w:rPr>
                <w:delText xml:space="preserve">PacketHash, posted alongside both in the clear</w:delText>
              </w:r>
            </w:del>
            <w:ins w:id="9148" w:author="Claude" w:date="2026-10-10T16:51:47Z">
              <w:r>
                <w:rPr>
                  <w:rFonts w:eastAsia="Cambria" w:cs=""/>
                  <w:kern w:val="0"/>
                  <w:sz w:val="24"/>
                  <w:szCs w:val="24"/>
                  <w:lang w:val="en-US" w:eastAsia="en-US" w:bidi="ar-SA"/>
                </w:rPr>
                <w:t xml:space="preserve">PacketHash and the verdict, posted alongside both in the clear</w:t>
              </w:r>
            </w:ins>
            <w:commentRangeEnd w:id="48"/>
            <w:r>
              <w:rPr>
                <w:rStyle w:val="CommentReference"/>
              </w:rPr>
              <w:commentReference w:id="48"/>
            </w:r>
          </w:p>
        </w:tc>
        <w:tc>
          <w:tcPr>
            <w:tcW w:w="3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device_id and which pool member C actually was, since it holds nothing its own gatekeeper did not already hold</w:t>
            </w:r>
          </w:p>
        </w:tc>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from the Gatekeeper compromised alone row</w:t>
            </w:r>
          </w:p>
        </w:tc>
      </w:tr>
      <w:tr>
        <w:trPr/>
        <w:tc>
          <w:tcPr>
            <w:tcW w:w="1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Zero-compromise global network observer</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Nothing readable: every channel is encrypted under some recipient’s relay-terminus key</w:t>
            </w:r>
          </w:p>
        </w:tc>
        <w:tc>
          <w:tcPr>
            <w:tcW w:w="3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Anything from channel content; no channel is ever transmitted unencrypted to a party without the matching key. Timing and traffic-volume analysis are outside what this row’s formal basis covers (Appendix A.5).</w:t>
            </w:r>
          </w:p>
        </w:tc>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Properties A, D, E, F</w:t>
            </w:r>
            <w:r>
              <w:rPr>
                <w:rFonts w:eastAsia="Cambria" w:cs=""/>
                <w:kern w:val="0"/>
                <w:sz w:val="24"/>
                <w:szCs w:val="24"/>
                <w:lang w:val="en-US" w:eastAsia="en-US" w:bidi="ar-SA"/>
              </w:rPr>
              <w:t xml:space="preserve">; Section 3.2</w:t>
            </w:r>
          </w:p>
        </w:tc>
      </w:tr>
      <w:tr>
        <w:trPr/>
        <w:tc>
          <w:tcPr>
            <w:tcW w:w="1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Credential validator (compromised)</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commentRangeStart w:id="49"/>
            <w:del w:id="9149" w:author="Claude" w:date="2026-10-10T16:51:47Z">
              <w:r>
                <w:rPr>
                  <w:rFonts w:eastAsia="Cambria" w:cs=""/>
                  <w:kern w:val="0"/>
                  <w:sz w:val="24"/>
                  <w:szCs w:val="24"/>
                  <w:lang w:val="en-US" w:eastAsia="en-US" w:bidi="ar-SA"/>
                </w:rPr>
                <w:delText xml:space="preserve">Device identity (via decryption);</w:delText>
              </w:r>
            </w:del>
            <w:ins w:id="9150" w:author="Claude" w:date="2026-10-10T16:51:47Z">
              <w:r>
                <w:rPr>
                  <w:rFonts w:eastAsia="Cambria" w:cs=""/>
                  <w:kern w:val="0"/>
                  <w:sz w:val="24"/>
                  <w:szCs w:val="24"/>
                  <w:lang w:val="en-US" w:eastAsia="en-US" w:bidi="ar-SA"/>
                </w:rPr>
                <w:t xml:space="preserve">Device identity (via decryption); the device’s claim and the verdict it issues;</w:t>
              </w:r>
            </w:ins>
            <w:commentRangeEnd w:id="49"/>
            <w:r>
              <w:rPr>
                <w:rStyle w:val="CommentReference"/>
              </w:rPr>
              <w:commentReference w:id="49"/>
            </w:r>
            <w:r>
              <w:rPr>
                <w:rFonts w:eastAsia="Cambria" w:cs=""/>
                <w:kern w:val="0"/>
                <w:sz w:val="24"/>
                <w:szCs w:val="24"/>
                <w:lang w:val="en-US" w:eastAsia="en-US" w:bidi="ar-SA"/>
              </w:rPr>
              <w:t xml:space="preserve"> an opaque, undecryptable blob (Enc_PacketHash, still wrapped under BlindShare_key)</w:t>
            </w:r>
          </w:p>
        </w:tc>
        <w:tc>
          <w:tcPr>
            <w:tcW w:w="3025" w:type="dxa"/>
            <w:tcBorders/>
          </w:tcPr>
          <w:p>
            <w:pPr>
              <w:pStyle w:val="Compact"/>
              <w:widowControl/>
              <w:spacing w:before="36" w:after="36"/>
              <w:jc w:val="left"/>
              <w:rPr>
                <w:rFonts w:ascii="Cambria" w:hAnsi="Cambria" w:eastAsia="Cambria" w:cs=""/>
                <w:kern w:val="0"/>
                <w:sz w:val="24"/>
                <w:szCs w:val="24"/>
                <w:lang w:val="en-US" w:eastAsia="en-US" w:bidi="ar-SA"/>
              </w:rPr>
            </w:pPr>
            <w:commentRangeStart w:id="50"/>
            <w:del w:id="9151" w:author="Claude" w:date="2026-10-10T16:51:47Z">
              <w:r>
                <w:rPr>
                  <w:rFonts w:eastAsia="Cambria" w:cs=""/>
                  <w:kern w:val="0"/>
                  <w:sz w:val="24"/>
                  <w:szCs w:val="24"/>
                  <w:lang w:val="en-US" w:eastAsia="en-US" w:bidi="ar-SA"/>
                </w:rPr>
                <w:delText xml:space="preserve">Which content was authenticated, confirmed in Appendix A.3</w:delText>
              </w:r>
            </w:del>
            <w:ins w:id="9152" w:author="Claude" w:date="2026-10-10T16:51:47Z">
              <w:r>
                <w:rPr>
                  <w:rFonts w:eastAsia="Cambria" w:cs=""/>
                  <w:kern w:val="0"/>
                  <w:sz w:val="24"/>
                  <w:szCs w:val="24"/>
                  <w:lang w:val="en-US" w:eastAsia="en-US" w:bidi="ar-SA"/>
                </w:rPr>
                <w:t xml:space="preserve">Which content was authenticated, confirmed in Appendix A.3 for submissions that share a verdict</w:t>
              </w:r>
            </w:ins>
            <w:commentRangeEnd w:id="50"/>
            <w:r>
              <w:rPr>
                <w:rStyle w:val="CommentReference"/>
              </w:rPr>
              <w:commentReference w:id="50"/>
            </w:r>
          </w:p>
        </w:tc>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Property E</w:t>
            </w:r>
          </w:p>
        </w:tc>
      </w:tr>
      <w:tr>
        <w:trPr/>
        <w:tc>
          <w:tcPr>
            <w:tcW w:w="1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Validator and the credential processor, both compromised</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Device identity and PacketHash together, linkable</w:t>
            </w:r>
          </w:p>
        </w:tc>
        <w:tc>
          <w:tcPr>
            <w:tcW w:w="3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Nothing</w:t>
            </w:r>
          </w:p>
        </w:tc>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directly from the Credential processor compromised alone and Credential validator (compromised) rows above</w:t>
            </w:r>
          </w:p>
        </w:tc>
      </w:tr>
      <w:tr>
        <w:trPr/>
        <w:tc>
          <w:tcPr>
            <w:tcW w:w="1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Validator and any one gatekeeper, both compromised</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Device identity and PacketHash together, linkable</w:t>
            </w:r>
          </w:p>
        </w:tc>
        <w:tc>
          <w:tcPr>
            <w:tcW w:w="3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Nothing</w:t>
            </w:r>
          </w:p>
        </w:tc>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from the Gatekeeper compromised alone and Credential validator (compromised) rows above</w:t>
            </w:r>
          </w:p>
        </w:tc>
      </w:tr>
    </w:tbl>
    <w:p>
      <w:pPr>
        <w:pStyle w:val="BodyText"/>
        <w:rPr/>
      </w:pPr>
      <w:r>
        <w:rPr>
          <w:b/>
          <w:bCs/>
        </w:rPr>
        <w:t xml:space="preserve">5 REFERENCE INSTANTIATION: THE BIRTHMARK STANDARD</w:t>
      </w:r>
    </w:p>
    <w:p>
      <w:pPr>
        <w:pStyle w:val="BodyText"/>
        <w:rPr/>
      </w:pPr>
      <w:r>
        <w:rPr/>
        <w:t xml:space="preserve">The Birthmark Standard instantiates the two-channel provenance architecture for photographic media in journalism contexts. </w:t>
      </w:r>
      <w:r>
        <w:rPr/>
        <w:t xml:space="preserve">In the reference deployment, the device selects the credential processor from a table it holds, labeled by jurisdiction, and excludes any entry in its own validator’s jurisdiction. Neither the assignment mechanism nor the jurisdiction filter is formally verified in this paper.</w:t>
      </w:r>
      <w:r>
        <w:rPr/>
        <w:t xml:space="preserve"> The architecture’s governance instantiation is provided by journalism organizations, fact-checking networks, and press freedom advocates operating under the anti-concentration controls described in Section 6.2.</w:t>
      </w:r>
    </w:p>
    <w:p>
      <w:pPr>
        <w:pStyle w:val="BodyText"/>
        <w:rPr/>
      </w:pPr>
      <w:r>
        <w:rPr/>
        <w:t xml:space="preserve">Viability on constrained hardware follows from the protocol’s computational requirements. Published benchmarks (Appendix B) indicate that device-side operations require only</w:t>
      </w:r>
      <w:r>
        <w:rPr/>
        <w:t xml:space="preserve"> ECIES key encapsulation, AES-256-GCM, and SHA-256, primitives available on virtually all modern embedded processors</w:t>
      </w:r>
      <w:r>
        <w:rPr/>
        <w:t xml:space="preserve">, which avoids the zero-knowledge proof generation that is computationally infeasible on this hardware (Section 6.1)</w:t>
      </w:r>
      <w:r>
        <w:rPr/>
        <w:t xml:space="preserve">.</w:t>
      </w:r>
    </w:p>
    <w:p>
      <w:pPr>
        <w:pStyle w:val="BodyText"/>
        <w:rPr/>
      </w:pPr>
      <w:r>
        <w:rPr>
          <w:b/>
          <w:bCs/>
        </w:rPr>
        <w:t xml:space="preserve">6 DISCUSSION</w:t>
      </w:r>
    </w:p>
    <w:p>
      <w:pPr>
        <w:pStyle w:val="BodyText"/>
        <w:rPr/>
      </w:pPr>
      <w:r>
        <w:rPr>
          <w:b/>
          <w:bCs/>
        </w:rPr>
        <w:t xml:space="preserve">6.1 Relationship to Cryptographic Blinding Approaches</w:t>
      </w:r>
    </w:p>
    <w:p>
      <w:pPr>
        <w:pStyle w:val="BodyText"/>
        <w:rPr/>
      </w:pPr>
      <w:r>
        <w:rPr/>
        <w:t xml:space="preserve">The job is to authenticate a capture device while ensuring that no component can assemble the link between device and content, on hardware inside a camera. Zero-knowledge proofs are the wrong tool for that job. ZK addresses whether a device can prove membership without revealing which member it is; SNA addresses whether any component can assemble the sufficient information set for the target identification function. A ZK-based system does not automatically satisfy SNA, and this architecture satisfies SNA without ZK.</w:t>
      </w:r>
    </w:p>
    <w:p>
      <w:pPr>
        <w:pStyle w:val="BodyText"/>
        <w:rPr/>
      </w:pPr>
      <w:r>
        <w:rPr/>
        <w:t xml:space="preserve">ZK-proof-based device authentication provides membership-proof guarantees without any credential validator at all, avoiding the coordinated-compromise requirement this architecture still carries</w:t>
      </w:r>
      <w:r>
        <w:rPr/>
        <w:t xml:space="preserve">. ZK systems carry computational hardness assumptions, trusted-setup requirements, and proof-generation implementation complexity on constrained hardware in exchange. </w:t>
      </w:r>
      <w:r>
        <w:rPr/>
        <w:t xml:space="preserve">This architecture resists validator compromise alone to the same degree (Appendix A.3);</w:t>
      </w:r>
      <w:r>
        <w:rPr/>
        <w:t xml:space="preserve"> correlation still requires coordinated compromise of the validator together with C, or together with any one gatekeeper (Section 4.6), a structural cost rather than a cryptographic one.</w:t>
      </w:r>
      <w:r>
        <w:rPr/>
        <w:t xml:space="preserve"> This architecture additionally provides a semantic minimization property ZK systems do not inherently provide: the system holds no media content, so no party can perform content-based attribution regardless of protocol-layer guarantees.</w:t>
      </w:r>
    </w:p>
    <w:p>
      <w:pPr>
        <w:pStyle w:val="BodyText"/>
        <w:rPr/>
      </w:pPr>
    </w:p>
    <w:p>
      <w:pPr>
        <w:pStyle w:val="BodyText"/>
        <w:rPr/>
      </w:pPr>
      <w:r>
        <w:rPr/>
        <w:t xml:space="preserve">Cost is a second reason. On constrained capture hardware, ZK proof generation via multi-scalar multiplication (MSM) on ARM-class embedded processors requires seconds to minutes per proof [5], introducing capture-path latency and thermal load incompatible with continuous-capture operation. Device-side key-encapsulation and symmetric operations in this architecture require only lightweight, standard cryptographic primitives, ECIES key encapsulation (two elliptic curve scalar multiplications per operation, seven operations per capture, approximately 2–10ms in total on ARM Cortex-A class processors) and AES-256-GCM for the token and the credential bundle, several orders of magnitude faster than ZK’s proof-generation overhead [18]. Hashing the media content itself is this architecture’s larger, unavoidable cost, roughly 430–600ms for a representative RAW file on the same conservative embedded baseline (Appendix B). Proving that same hash inside a ZK circuit is slower still: Bünz, Rothblum, and Wang’s Flock system [20], the fastest SHA-256-proving result we are aware of, takes on the order of 11 seconds for a comparably sized file even on a single core of an Apple M4 Max, a desktop-class processor no camera has. Compared with ZK’s best case, this architecture’s worst case remains more than an order of magnitude faster.</w:t>
      </w:r>
    </w:p>
    <w:p>
      <w:pPr>
        <w:pStyle w:val="BodyText"/>
        <w:rPr/>
      </w:pPr>
    </w:p>
    <w:p>
      <w:pPr>
        <w:pStyle w:val="BodyText"/>
        <w:rPr/>
      </w:pPr>
      <w:r>
        <w:rPr>
          <w:b/>
          <w:bCs/>
        </w:rPr>
        <w:t xml:space="preserve">6.2 Bounded Disclosure Under Compromise</w:t>
      </w:r>
    </w:p>
    <w:p>
      <w:pPr>
        <w:pStyle w:val="BodyText"/>
        <w:rPr/>
      </w:pPr>
      <w:r>
        <w:rPr/>
        <w:t xml:space="preserve">Compulsion is deterred as well as contained. A legal order that costs the compelling authority the compromised operator’s participation, without granting durable or undetected access, offers little return, which bears on whether compulsion is attempted at all. </w:t>
      </w:r>
      <w:r>
        <w:rPr/>
        <w:t xml:space="preserve">Where it is attempted, a compelled single infrastructure component yields</w:t>
      </w:r>
      <w:r>
        <w:rPr/>
        <w:t xml:space="preserve"> only the bounded disclosure characterized in </w:t>
      </w:r>
      <w:r>
        <w:rPr/>
        <w:t xml:space="preserve">Table </w:t>
      </w:r>
      <w:commentRangeStart w:id="33"/>
      <w:del w:id="9153" w:author="Claude" w:date="2026-10-10T16:51:47Z">
        <w:r>
          <w:rPr/>
          <w:delText xml:space="preserve">5</w:delText>
        </w:r>
      </w:del>
      <w:ins w:id="9154" w:author="Claude" w:date="2026-10-10T16:51:47Z">
        <w:r>
          <w:rPr/>
          <w:t xml:space="preserve">4</w:t>
        </w:r>
      </w:ins>
      <w:commentRangeEnd w:id="33"/>
      <w:r>
        <w:rPr>
          <w:rStyle w:val="CommentReference"/>
        </w:rPr>
        <w:commentReference w:id="33"/>
      </w:r>
      <w:r>
        <w:rPr/>
        <w:t xml:space="preserve">. Consortium member compulsion triggers mandatory removal instead of retaining a compromised Registry Node (per the reference instantiation’s governance model): the compelled operator faces a binary choice, resist the order and remain in the consortium, or comply and be removed from the accepted server list, and either outcome is publicly observable through the audit record, converting geopolitical legal pressure from a silent compromise vector into a visible governance event.</w:t>
      </w:r>
      <w:r>
        <w:rPr/>
        <w:t xml:space="preserve"> The 67% supermajority required for finalization means a compelled minority cannot suppress records while the removal process completes.</w:t>
      </w:r>
    </w:p>
    <w:p>
      <w:pPr>
        <w:pStyle w:val="BodyText"/>
        <w:rPr/>
      </w:pPr>
      <w:r>
        <w:rPr/>
        <w:t xml:space="preserve">The audited constraint preservation model treats this explicitly: the consortium governance layer provides continuous public auditability of constraint satisfaction, so any degradation of structural independence </w:t>
      </w:r>
      <w:r>
        <w:rPr/>
        <w:t xml:space="preserve">can be detected</w:t>
      </w:r>
      <w:r>
        <w:rPr/>
        <w:t xml:space="preserve"> through the public audit record before it becomes exploitable</w:t>
      </w:r>
      <w:r>
        <w:rPr/>
        <w:t xml:space="preserve">. This is a detection opportunity, not a detection guarantee or a cryptographic one: </w:t>
      </w:r>
      <w:r>
        <w:rPr/>
        <w:t xml:space="preserve">an adversary with sufficient control over the governance process could suppress the audit signal. </w:t>
      </w:r>
      <w:r>
        <w:rPr/>
        <w:t xml:space="preserve">Timing analysis, traffic analysis, validator behavior leakage, and operational metadata correlation remain partially possible regardless (Section 6.3; Appendix D).</w:t>
      </w:r>
    </w:p>
    <w:p>
      <w:pPr>
        <w:pStyle w:val="BodyText"/>
        <w:rPr/>
      </w:pPr>
      <w:r>
        <w:rPr/>
        <w:t xml:space="preserve">The reference governance model incorporates explicit anti-concentration controls intended to preserve the structural independence assumptions on which Semantic Non-Assembly depends. Registry Node ownership is capped per organization </w:t>
      </w:r>
      <w:r>
        <w:rPr/>
        <w:t xml:space="preserve">(per the separate governance charter)</w:t>
      </w:r>
      <w:r>
        <w:rPr/>
        <w:t xml:space="preserve">, with related entities treated as a single governance actor for ownership-limit purposes.</w:t>
      </w:r>
      <w:r>
        <w:rPr/>
        <w:t xml:space="preserve"> Operational hardening can extend further: submission servers and validators can limit recorded event timestamps in operational logs to coarse windows</w:t>
      </w:r>
      <w:r>
        <w:rPr/>
        <w:t xml:space="preserve">, narrowing the resolution available for timing-correlation analysis without eliminating it. The audit body’s own records (jurisdiction, ownership, and stack-profile assignments) contain no transaction-level data and are never populated from submission activity, so this registry cannot itself become a correlation surface.</w:t>
      </w:r>
    </w:p>
    <w:p>
      <w:pPr>
        <w:pStyle w:val="BodyText"/>
        <w:rPr/>
      </w:pPr>
      <w:r>
        <w:rPr/>
        <w:t xml:space="preserve">The PacketHash-discard requirement in Section 3.2 can also be checked directly: a submitter can supply the ContentHash and n from one of their own past submissions (the only party who ever holds n), </w:t>
      </w:r>
      <w:r>
        <w:rPr/>
        <w:t xml:space="preserve">letting the governance body recompute PacketHash and search the logs of every party that handled it for any residual copy of PacketHash, BlindShare_key, the signed Enc_PacketHash blob, or C’s ring signature; the credential validator is excluded, since it never recovers PacketHash.</w:t>
      </w:r>
      <w:r>
        <w:rPr/>
        <w:t xml:space="preserve"> The same submitter-initiated technique extends to the routing code each Addressed-hop server reads on the first relay hop (Section 3.2): a submitter who knows the routing code from their own past submission can ask the governance body to search that server’s logs for any residual copy. Any residual copy found is a governance violation, handled through the same removal process as other constraint failures</w:t>
      </w:r>
      <w:r>
        <w:rPr/>
        <w:t xml:space="preserve">. The audit is necessarily submitter-initiated rather than a blanket scan, since only the original n makes a specific PacketHash identifiable; it is a detective control confirming the discard requirement after the fact, not a preventive one that stops retention from happening.</w:t>
      </w:r>
    </w:p>
    <w:p>
      <w:pPr>
        <w:pStyle w:val="BodyText"/>
        <w:rPr/>
      </w:pPr>
      <w:r>
        <w:rPr/>
        <w:t xml:space="preserve">Excluding organizations with direct media-production or commercial content interests from Registry Node governance reduces conflict-of-interest risk to censorship-resistance and provenance claims; credential validators (camera manufacturers) operate outside consortium governance by design, accepting that manufacturer independence from editorial governance is preserved at the cost of no formal manufacturer voice in protocol decisions.</w:t>
      </w:r>
    </w:p>
    <w:p>
      <w:pPr>
        <w:pStyle w:val="BodyText"/>
        <w:rPr/>
      </w:pPr>
      <w:r>
        <w:rPr>
          <w:b/>
          <w:bCs/>
        </w:rPr>
        <w:t xml:space="preserve">6.3 Limitations</w:t>
      </w:r>
    </w:p>
    <w:p>
      <w:pPr>
        <w:pStyle w:val="BodyText"/>
        <w:rPr/>
      </w:pPr>
      <w:r>
        <w:rPr>
          <w:b/>
          <w:bCs/>
        </w:rPr>
        <w:t xml:space="preserve">Scope: traffic-analysis resistance is empirical, not formally verified.</w:t>
      </w:r>
      <w:r>
        <w:rPr/>
        <w:t xml:space="preserve"> Appendix D reports an empirical evaluation against all seven vantage points the adversary model defines: a passive network observer holding no keys, and each single-component adversary holding its own legitimate keys and exact internal event timing simultaneously. </w:t>
      </w:r>
      <w:r>
        <w:rPr/>
        <w:t xml:space="preserve">At every tested volume, from the primary operating point (R = 1 real transaction in flight, 60 decoys) to R = 100, no compromised component gains more than a quarter of a point over the passive observer, a margin we treat as effectively indistinguishable from it.</w:t>
      </w:r>
      <w:r>
        <w:rPr/>
        <w:t xml:space="preserve"> </w:t>
      </w:r>
      <w:r>
        <w:rPr/>
        <w:t xml:space="preserve">All components become less accurate in absolute terms as real traffic grows, and each remains about 4 to 5 times as accurate as a guess among the devices that could have produced the record. The largest lead is the content server’s at R = 100 (+0.24 points; Appendix D).</w:t>
      </w:r>
      <w:r>
        <w:rPr/>
        <w:t xml:space="preserve"> No component can identify which of its guesses are correct at any tested volume: the precision of every component’s most-confident 1 % of guesses stays below 50 %, and fewer than 0.1 % of any component’s guesses fall in a group that is right more than half the time. This is a statistical measurement of a simulated implementation and carries less certainty than the ProVerif results in Appendix A.</w:t>
      </w:r>
    </w:p>
    <w:p>
      <w:pPr>
        <w:pStyle w:val="BodyText"/>
        <w:rPr/>
      </w:pPr>
      <w:r>
        <w:rPr>
          <w:b/>
          <w:bCs/>
        </w:rPr>
        <w:t xml:space="preserve">Scope: hardware provenance only.</w:t>
      </w:r>
      <w:r>
        <w:rPr/>
        <w:t xml:space="preserve"> </w:t>
      </w:r>
      <w:r>
        <w:rPr/>
        <w:t xml:space="preserve">Records confirm only that content originated from a registered device (Section 1.2). Staged content passes verification, as do photographs of screens, prints and projections.</w:t>
      </w:r>
    </w:p>
    <w:p>
      <w:pPr>
        <w:pStyle w:val="BodyText"/>
        <w:rPr/>
      </w:pPr>
      <w:r>
        <w:rPr>
          <w:b/>
          <w:bCs/>
        </w:rPr>
        <w:t xml:space="preserve">Scope: exact rather than perceptual hashing.</w:t>
      </w:r>
      <w:r>
        <w:rPr/>
        <w:t xml:space="preserve"> G3 relies on SHA-256, an exact hash: any bit-level change outside certified processing software, including transformations a viewer would consider harmless (recompression, resizing, format conversion), breaks the match. A perceptual hash, tolerant of such transformations by design, </w:t>
      </w:r>
      <w:r>
        <w:rPr/>
        <w:t xml:space="preserve">would extend coverage to uncertified reprocessing without requiring platform participation (see Adoption dependency, below).</w:t>
      </w:r>
      <w:r>
        <w:rPr/>
        <w:t xml:space="preserve"> </w:t>
      </w:r>
      <w:r>
        <w:rPr/>
        <w:t xml:space="preserve">It would also introduce a different attack surface: perceptual hashes treat similar images as the same, which is the property an adversary substituting a visually close image would exploit, trading a false-negative problem for a false-positive one.</w:t>
      </w:r>
      <w:r>
        <w:rPr/>
        <w:t xml:space="preserve"> This architecture accepts the exact-match tradeoff; a perceptual layer could be added on top of it, not in place of it, without changing the properties proven in Appendix A.</w:t>
      </w:r>
    </w:p>
    <w:p>
      <w:pPr>
        <w:pStyle w:val="BodyText"/>
        <w:rPr/>
      </w:pPr>
      <w:r>
        <w:rPr>
          <w:b/>
          <w:bCs/>
        </w:rPr>
        <w:t xml:space="preserve">Scope: anonymity set is per-manufacturer, not ecosystem-wide.</w:t>
      </w:r>
      <w:r>
        <w:rPr/>
        <w:t xml:space="preserve"> The match board’s revocation check (Appendix C) requires it to know which manufacturer’s key verified a given signature, narrowing the practical anonymity set for that submission to devices registered with that one manufacturer, not the full population of registered devices across every manufacturer. </w:t>
      </w:r>
      <w:r>
        <w:rPr/>
        <w:t xml:space="preserve">Table </w:t>
      </w:r>
      <w:commentRangeStart w:id="34"/>
      <w:del w:id="9155" w:author="Claude" w:date="2026-10-10T16:51:47Z">
        <w:r>
          <w:rPr/>
          <w:delText xml:space="preserve">5</w:delText>
        </w:r>
      </w:del>
      <w:ins w:id="9156" w:author="Claude" w:date="2026-10-10T16:51:47Z">
        <w:r>
          <w:rPr/>
          <w:t xml:space="preserve">4</w:t>
        </w:r>
      </w:ins>
      <w:commentRangeEnd w:id="34"/>
      <w:r>
        <w:rPr>
          <w:rStyle w:val="CommentReference"/>
        </w:rPr>
        <w:commentReference w:id="34"/>
      </w:r>
      <w:r>
        <w:rPr/>
        <w:t xml:space="preserve">’s</w:t>
      </w:r>
      <w:r>
        <w:rPr/>
        <w:t xml:space="preserve"> non-correlation guarantees hold within that narrowed set: a manufacturer with few registered devices offers a correspondingly small anonymity set, regardless of how many devices other manufacturers have registered. C itself does learn this same manufacturer-level information during routing, since key_ref, which names the manufacturer's key-table entry, travels to C in the clear as part of the credential bundle.</w:t>
      </w:r>
    </w:p>
    <w:p>
      <w:pPr>
        <w:pStyle w:val="BodyText"/>
        <w:rPr/>
      </w:pPr>
    </w:p>
    <w:p>
      <w:pPr>
        <w:pStyle w:val="BodyText"/>
        <w:rPr/>
      </w:pPr>
    </w:p>
    <w:p>
      <w:pPr>
        <w:pStyle w:val="BodyText"/>
        <w:rPr/>
      </w:pPr>
      <w:r>
        <w:rPr>
          <w:b/>
          <w:bCs/>
        </w:rPr>
        <w:t xml:space="preserve">Adoption dependency.</w:t>
      </w:r>
      <w:r>
        <w:rPr/>
        <w:t xml:space="preserve"> </w:t>
      </w:r>
      <w:r>
        <w:rPr/>
        <w:t xml:space="preserve">The system provides positive verification only. Content from devices whose manufacturers have not registered as credential validators lacks registry records and passes through the system unverified, so coverage is bounded by manufacturer participation, not by the architecture. In regulatory or legal contexts this creates a two-tier asymmetry: content from participating manufacturers carries positive verification and content from non-participating hardware does not. The architecture does not create this dynamic, since unverified content exists in any system that provides positive verification only, but it does not eliminate it. The natural mitigation is open-source credential infrastructure that lets smaller manufacturers and device categories participate at low cost. The same dynamic applies to processing software: content reprocessed by a platform that has not adopted certified processing software (Section 4.2, G3) loses its chain to the original record. Platforms with an independent incentive to offer users non-AI provenance validation are likely early adopters. Deployers in regulatory contexts where verification asymmetry could have legal consequences should assess participation coverage before deployment.</w:t>
      </w:r>
    </w:p>
    <w:p>
      <w:pPr>
        <w:pStyle w:val="BodyText"/>
        <w:rPr/>
      </w:pPr>
      <w:r>
        <w:rPr>
          <w:b/>
          <w:bCs/>
        </w:rPr>
        <w:t xml:space="preserve">Content hash collision.</w:t>
      </w:r>
      <w:r>
        <w:rPr/>
        <w:t xml:space="preserve"> </w:t>
      </w:r>
      <w:r>
        <w:rPr/>
        <w:t xml:space="preserve">Verification records are bound to content hashes, not content. At realistic submission volumes (10^9 per day), accidental SHA-256 collisions are negligible, and constructing a coherent image that collides with a target hash is computationally infeasible and outside the defined adversary model.</w:t>
      </w:r>
    </w:p>
    <w:p>
      <w:pPr>
        <w:pStyle w:val="BodyText"/>
        <w:rPr/>
      </w:pPr>
      <w:r>
        <w:rPr>
          <w:b/>
          <w:bCs/>
        </w:rPr>
        <w:t xml:space="preserve">Hardware assumptions.</w:t>
      </w:r>
      <w:r>
        <w:rPr/>
        <w:t xml:space="preserve"> Device credentials depend on secure-element integrity (A_HW, Section 4.1); </w:t>
      </w:r>
      <w:r>
        <w:rPr/>
        <w:t xml:space="preserve">the picture may change</w:t>
      </w:r>
      <w:r>
        <w:rPr/>
        <w:t xml:space="preserve"> as hardware attack techniques evolve.</w:t>
      </w:r>
    </w:p>
    <w:p>
      <w:pPr>
        <w:pStyle w:val="BodyText"/>
        <w:rPr/>
      </w:pPr>
      <w:r>
        <w:rPr>
          <w:b/>
          <w:bCs/>
        </w:rPr>
        <w:t xml:space="preserve">Data classification under GDPR.</w:t>
      </w:r>
      <w:r>
        <w:rPr/>
        <w:t xml:space="preserve"> </w:t>
      </w:r>
      <w:r>
        <w:rPr/>
        <w:t xml:space="preserve">The registry holds only content hashes and coarsened timestamps, and no component retains device identifiers or photographer identity. A content hash of a photograph of an identifiable individual may still constitute personal data under GDPR Article 4(1) in the hands of a party that holds the underlying media. Whether it does is a deployment-specific legal question outside the scope of this paper.</w:t>
      </w:r>
    </w:p>
    <w:p>
      <w:pPr>
        <w:pStyle w:val="BodyText"/>
        <w:rPr/>
      </w:pPr>
      <w:r>
        <w:rPr>
          <w:b/>
          <w:bCs/>
        </w:rPr>
        <w:t xml:space="preserve">7 CONCLUSION</w:t>
      </w:r>
    </w:p>
    <w:p>
      <w:pPr>
        <w:pStyle w:val="BodyText"/>
        <w:rPr/>
      </w:pPr>
    </w:p>
    <w:p>
      <w:pPr>
        <w:pStyle w:val="BodyText"/>
        <w:rPr/>
      </w:pPr>
      <w:r>
        <w:rPr/>
        <w:t xml:space="preserve">A breach of any single component of the Birthmark Protocol exposes a fragment, not a map of who photographed what.</w:t>
      </w:r>
      <w:r>
        <w:rPr/>
        <w:t xml:space="preserve"> Semantic Non-Assembly applies wherever a target identification function is authorized but must not be passively available.</w:t>
      </w:r>
    </w:p>
    <w:p>
      <w:pPr>
        <w:pStyle w:val="BodyText"/>
        <w:rPr/>
      </w:pPr>
      <w:r>
        <w:rPr/>
        <w:t xml:space="preserve">The architecture establishes three tiers of claim. First, no component ever holds sufficient information to correlate a device to content, and the system never holds media content at any stage; bulk attribution or photographer enumeration across many devices or many pieces of content therefore remains structurally hard even under full operator collusion, because every correlation starts from a specific candidate image already in hand.</w:t>
      </w:r>
      <w:r>
        <w:rPr/>
        <w:t xml:space="preserve"> Second, targeted correlation of one already-possessed image to its originating device is prevented against the compromise of any single component (the credential validator, C, a gatekeeper, or either content-channel submission server), confirmed in Appendix A.3.</w:t>
      </w:r>
      <w:r>
        <w:rPr/>
        <w:t xml:space="preserve"> Third, coordinated compromise of the validator together with C, or with any one gatekeeper, defeats the guarantee. The structural difficulty of bulk attribution limits the damage of such a compromise, but it is not a reason to tolerate one (Section 4.6).</w:t>
      </w:r>
    </w:p>
    <w:p>
      <w:pPr>
        <w:pStyle w:val="BodyText"/>
        <w:rPr/>
      </w:pPr>
      <w:r>
        <w:rPr/>
        <w:t xml:space="preserve">The proofs do not model timing or packet size, so Appendix D evaluates traffic analysis empirically, in simulation. At every tested volume, no compromised component gains more than a quarter of a point over a passive observer, and none can tell which of its guesses are correct; the largest lead is the content server’s, +0.24 points at 100 real transactions in flight. This is a statistical measurement of a simulated implementation and carries less certainty than the ProVerif results.</w:t>
      </w:r>
    </w:p>
    <w:p>
      <w:pPr>
        <w:pStyle w:val="BodyText"/>
        <w:rPr/>
      </w:pPr>
      <w:r>
        <w:rPr/>
        <w:t xml:space="preserve">Viability on constrained hardware follows from the protocol’s computational requirements: device-side operations require only lightweight, standard cryptographic primitives, and their cost, estimated from published benchmarks (Appendix B), is within the range of commodity embedded processors, where zero-knowledge proof generation is computationally infeasible.</w:t>
      </w:r>
      <w:r>
        <w:rPr/>
        <w:t xml:space="preserve"> A reference instantiation (the Birthmark Standard) demonstrates governance by journalism organizations operating on commodity hardware at low per-node cost. The specification and reference implementation are published under Apache 2.0.</w:t>
      </w:r>
    </w:p>
    <w:p>
      <w:pPr>
        <w:pStyle w:val="BodyText"/>
        <w:rPr/>
      </w:pPr>
      <w:r>
        <w:rPr/>
        <w:t xml:space="preserve">Components will be compromised. In our simulated evaluation at the primary operating point, a compromised component named the originating device no measurably more often than an outside observer holding no keys.</w:t>
      </w:r>
    </w:p>
    <w:p>
      <w:pPr>
        <w:pStyle w:val="BodyText"/>
        <w:rPr/>
      </w:pPr>
      <w:r>
        <w:rPr>
          <w:b/>
          <w:bCs/>
        </w:rPr>
        <w:t xml:space="preserve">REFERENCES</w:t>
      </w:r>
    </w:p>
    <w:p>
      <w:pPr>
        <w:pStyle w:val="BodyText"/>
        <w:rPr/>
      </w:pPr>
      <w:r>
        <w:rPr/>
        <w:t xml:space="preserve">[1] Coalition for Content Provenance and Authenticity. C2PA Technical Specification, Version 2.1. September 2024. https://spec.c2pa.org/specifications/specifications/2.1/</w:t>
      </w:r>
    </w:p>
    <w:p>
      <w:pPr>
        <w:pStyle w:val="BodyText"/>
        <w:rPr/>
      </w:pPr>
      <w:r>
        <w:rPr/>
        <w:t xml:space="preserve">[2] Blanchet, B. An Efficient Cryptographic Protocol Verifier Based on Prolog Rules. CSFW 2001.</w:t>
      </w:r>
    </w:p>
    <w:p>
      <w:pPr>
        <w:pStyle w:val="BodyText"/>
        <w:rPr/>
      </w:pPr>
      <w:r>
        <w:rPr/>
        <w:t xml:space="preserve">[3] Wood, G. Polkadot: Vision for a Heterogeneous Multi-Chain Framework. 2016.</w:t>
      </w:r>
    </w:p>
    <w:p>
      <w:pPr>
        <w:pStyle w:val="BodyText"/>
        <w:rPr/>
      </w:pPr>
      <w:r>
        <w:rPr/>
        <w:t xml:space="preserve">[4] Ryan, S. The Birthmark Standard: Privacy-Preserving Photo Authentication via Hardware Roots of Trust and Consortium Blockchain. arXiv:2602.04933, 2026. (arXiv preprint; not independently peer-reviewed at time of this submission.)</w:t>
      </w:r>
    </w:p>
    <w:p>
      <w:pPr>
        <w:pStyle w:val="BodyText"/>
        <w:rPr/>
      </w:pPr>
      <w:r>
        <w:rPr/>
        <w:t xml:space="preserve">[5] Salleras, X.; Daza, V. ZPiE: Zero-Knowledge Proofs in Embedded Systems. Mathematics 2021, 9(20), 2569. https://doi.org/10.3390/math9202569</w:t>
      </w:r>
    </w:p>
    <w:p>
      <w:pPr>
        <w:pStyle w:val="BodyText"/>
        <w:rPr/>
      </w:pPr>
      <w:r>
        <w:rPr/>
        <w:t xml:space="preserve">[6] Saltzer, J.H.; Schroeder, M.D. The Protection of Information in Computer Systems. Proceedings of the IEEE, 63(9), 1278–1308, 1975.</w:t>
      </w:r>
    </w:p>
    <w:p>
      <w:pPr>
        <w:pStyle w:val="BodyText"/>
        <w:rPr/>
      </w:pPr>
      <w:r>
        <w:rPr/>
        <w:t xml:space="preserve">[7] Groth, J. On the Size of Pairing-Based Non-Interactive Arguments. EUROCRYPT 2016, LNCS vol. 9666, pp. 305–326. DOI: 10.1007/978-3-662-49896-5_11.</w:t>
      </w:r>
    </w:p>
    <w:p>
      <w:pPr>
        <w:pStyle w:val="BodyText"/>
        <w:rPr/>
      </w:pPr>
      <w:r>
        <w:rPr/>
        <w:t xml:space="preserve">[8] Cavoukian, A. Privacy by Design: The 7 Foundational Principles. IPC Ontario, revised January 2011.</w:t>
      </w:r>
    </w:p>
    <w:p>
      <w:pPr>
        <w:pStyle w:val="BodyText"/>
        <w:rPr/>
      </w:pPr>
      <w:r>
        <w:rPr/>
        <w:t xml:space="preserve">[9] Abadi, M.; Rogaway, P. Reconciling Two Views of Cryptography. Journal of Cryptology, 15(2), 103–127, 2002. DOI: 10.1007/s00145-001-0014-7.</w:t>
      </w:r>
    </w:p>
    <w:p>
      <w:pPr>
        <w:pStyle w:val="BodyText"/>
        <w:rPr/>
      </w:pPr>
      <w:r>
        <w:rPr/>
        <w:t xml:space="preserve">[10] Ben-Or, M.; Goldwasser, S.; Wigderson, A. Completeness Theorems for Non-Cryptographic Fault-Tolerant Distributed Computation. STOC 1988, pp. 1–10. DOI: 10.1145/62212.62213.</w:t>
      </w:r>
    </w:p>
    <w:p>
      <w:pPr>
        <w:pStyle w:val="BodyText"/>
        <w:rPr/>
      </w:pPr>
      <w:r>
        <w:rPr/>
        <w:t xml:space="preserve">[11] Nissenbaum, H. Privacy as Contextual Integrity. Washington Law Review, 79(1), 119–158, 2004.</w:t>
      </w:r>
    </w:p>
    <w:p>
      <w:pPr>
        <w:pStyle w:val="BodyText"/>
        <w:rPr/>
      </w:pPr>
      <w:r>
        <w:rPr/>
        <w:t xml:space="preserve">[12] Dwork, C.; McSherry, F.; Nissim, K.; Smith, A. Calibrating Noise to Sensitivity in Private Data Analysis. TCC 2006, LNCS vol. 3876, pp. 265–284. DOI: 10.1007/11681878_14.</w:t>
      </w:r>
    </w:p>
    <w:p>
      <w:pPr>
        <w:pStyle w:val="BodyText"/>
        <w:rPr/>
      </w:pPr>
      <w:r>
        <w:rPr/>
        <w:t xml:space="preserve">[13] Hoepman, J.-H. Privacy Design Strategies. arXiv:1210.6621, 2012.</w:t>
      </w:r>
    </w:p>
    <w:p>
      <w:pPr>
        <w:pStyle w:val="BodyText"/>
        <w:rPr/>
      </w:pPr>
      <w:r>
        <w:rPr/>
        <w:t xml:space="preserve">[14] Chong, S.; van der Meyden, R. Using Architecture to Reason About Information Security. arXiv:1409.0309, 2014.</w:t>
      </w:r>
    </w:p>
    <w:p>
      <w:pPr>
        <w:pStyle w:val="BodyText"/>
        <w:rPr/>
      </w:pPr>
      <w:r>
        <w:rPr/>
        <w:t xml:space="preserve">[15] Tamada, H.; Nakamura, M.; Monden, A.; Matsumoto, K. Java Birthmarks — Detecting the Software Theft. IEICE Transactions on Information and Systems, E88-D(9), 2148–2158, 2005. DOI: 10.1093/ietisy/e88-d.9.2148.</w:t>
      </w:r>
    </w:p>
    <w:p>
      <w:pPr>
        <w:pStyle w:val="BodyText"/>
        <w:rPr/>
      </w:pPr>
      <w:r>
        <w:rPr/>
        <w:t xml:space="preserve">[16] Dingledine, R.; Mathewson, N.; Syverson, P. Tor: The Second-Generation Onion Router. Proceedings of the 13th USENIX Security Symposium, 2004.</w:t>
      </w:r>
    </w:p>
    <w:p>
      <w:pPr>
        <w:pStyle w:val="BodyText"/>
        <w:rPr/>
      </w:pPr>
      <w:r>
        <w:rPr/>
        <w:t xml:space="preserve">[17] Identity Theft Resource Center. 2025 Annual Data Breach Report. January 29, 2026. https://www.idtheftcenter.org/post/2025-annual-data-breach-report-record-number-compromises/</w:t>
      </w:r>
    </w:p>
    <w:p>
      <w:pPr>
        <w:pStyle w:val="BodyText"/>
        <w:rPr/>
      </w:pPr>
      <w:r>
        <w:rPr/>
        <w:t xml:space="preserve">[18] Bernstein, D.J.; Schwabe, P. NEON Crypto. CHES 2012. LNCS vol. 7428, pp. 320–339. DOI: 10.1007/978-3-642-33027-8_19.</w:t>
      </w:r>
    </w:p>
    <w:p>
      <w:pPr>
        <w:pStyle w:val="BodyText"/>
        <w:rPr/>
      </w:pPr>
      <w:r>
        <w:rPr/>
        <w:t xml:space="preserve">[19] Bernstein, D.J.; Lange, T. (eds.). eBACS: ECRYPT Benchmarking of Cryptographic Systems. https://bench.cr.yp.to (accessed 2026).</w:t>
      </w:r>
    </w:p>
    <w:p>
      <w:pPr>
        <w:pStyle w:val="BodyText"/>
        <w:rPr/>
      </w:pPr>
      <w:r>
        <w:rPr/>
        <w:t xml:space="preserve">[20] Bünz, B.; Rothblum, R.D.; Wang, W. Flock: Fast Proving for Batch Boolean Computations. arXiv:2607.27491, 2026.</w:t>
      </w:r>
    </w:p>
    <w:p>
      <w:pPr>
        <w:pStyle w:val="BodyText"/>
        <w:rPr/>
      </w:pPr>
      <w:r>
        <w:rPr/>
        <w:t xml:space="preserve">[21] Davidson, A.; Iyengar, J.; Wood, C.A. The Privacy Pass Architecture. RFC 9576, IETF, June 2024.</w:t>
      </w:r>
    </w:p>
    <w:p>
      <w:pPr>
        <w:pStyle w:val="BodyText"/>
        <w:rPr/>
      </w:pPr>
      <w:r>
        <w:rPr/>
        <w:t xml:space="preserve">[22] Brickell, E.; Camenisch, J.; Chen, L. Direct Anonymous Attestation. Proceedings of the 11th ACM Conference on Computer and Communications Security (CCS), pp. 132–145, 2004.</w:t>
      </w:r>
    </w:p>
    <w:p>
      <w:pPr>
        <w:pStyle w:val="BodyText"/>
        <w:rPr/>
      </w:pPr>
      <w:r>
        <w:rPr/>
        <w:t xml:space="preserve">[23] Thomson, M.; Wood, C.A. Oblivious HTTP. RFC 9458, IETF, January 2024.</w:t>
      </w:r>
    </w:p>
    <w:p>
      <w:pPr>
        <w:pStyle w:val="BodyText"/>
        <w:rPr/>
      </w:pPr>
      <w:r>
        <w:rPr/>
        <w:t xml:space="preserve">[24] Lund, J. Technology Preview: Sealed Sender for Signal. Signal blog, October 29, 2018. https://signal.org/blog/sealed-sender/</w:t>
      </w:r>
    </w:p>
    <w:p>
      <w:pPr>
        <w:pStyle w:val="BodyText"/>
        <w:rPr/>
      </w:pPr>
      <w:r>
        <w:rPr/>
        <w:t xml:space="preserve">[25] Martiny, I.; Kaptchuk, G.; Aviv, A.; Roche, D.; Wustrow, E. Improving Signal’s Sealed Sender. NDSS 2021.</w:t>
      </w:r>
    </w:p>
    <w:p>
      <w:pPr>
        <w:pStyle w:val="BodyText"/>
        <w:rPr/>
      </w:pPr>
      <w:r>
        <w:rPr/>
        <w:t xml:space="preserve">[26] Corrigan-Gibbs, H.; Boneh, D. Prio: Private, Robust, and Scalable Computation of Aggregate Statistics. 14th USENIX Symposium on Networked Systems Design and Implementation (NSDI 17), 2017.</w:t>
      </w:r>
    </w:p>
    <w:p>
      <w:pPr>
        <w:pStyle w:val="BodyText"/>
        <w:rPr/>
      </w:pPr>
      <w:r>
        <w:rPr>
          <w:b/>
          <w:bCs/>
        </w:rPr>
        <w:t xml:space="preserve">APPENDIX A: PROVERIF FORMAL VERIFICATION</w:t>
      </w:r>
    </w:p>
    <w:p>
      <w:pPr>
        <w:pStyle w:val="BodyText"/>
        <w:rPr/>
      </w:pPr>
      <w:r>
        <w:rPr>
          <w:b/>
          <w:bCs/>
        </w:rPr>
        <w:t xml:space="preserve">A.1 Overview</w:t>
      </w:r>
    </w:p>
    <w:p>
      <w:pPr>
        <w:pStyle w:val="BodyText"/>
        <w:rPr/>
      </w:pPr>
      <w:r>
        <w:rPr/>
        <w:t xml:space="preserve">This appendix presents the formal verification of the privacy properties described in Section 4 using ProVerif 2.05 [2], a cryptographic protocol verifier that uses a process algebra (applied pi-calculus) to model protocol participants and prove security properties. </w:t>
      </w:r>
      <w:commentRangeStart w:id="52"/>
      <w:del w:id="9157" w:author="Claude" w:date="2026-10-10T16:51:47Z">
        <w:r>
          <w:rPr/>
          <w:delText xml:space="preserve">Full source for all nine models is maintained at</w:delText>
        </w:r>
      </w:del>
      <w:ins w:id="9158" w:author="Claude" w:date="2026-10-10T16:51:47Z">
        <w:r>
          <w:rPr/>
          <w:t xml:space="preserve">Full source for the nine models, their twins and a pipeline-liveness model is maintained at</w:t>
        </w:r>
      </w:ins>
      <w:commentRangeEnd w:id="52"/>
      <w:r>
        <w:rPr>
          <w:rStyle w:val="CommentReference"/>
        </w:rPr>
        <w:commentReference w:id="52"/>
      </w:r>
      <w:r>
        <w:rPr/>
        <w:t xml:space="preserve"> https://github.com/Birthmark-Standard/Protocol; this appendix states what each model tests and its confirmed result, not the executable source itself. </w:t>
      </w:r>
      <w:commentRangeStart w:id="53"/>
      <w:del w:id="9159" w:author="Claude" w:date="2026-10-10T16:51:47Z">
        <w:r>
          <w:rPr/>
          <w:delText xml:space="preserve">Nine models establish ten properties, since Property I is supported by two models tested at increasing compromise strength (Table A.1).</w:delText>
        </w:r>
      </w:del>
      <w:ins w:id="9160" w:author="Claude" w:date="2026-10-10T16:51:47Z">
        <w:r>
          <w:rPr/>
          <w:t xml:space="preserve">Nine models establish ten properties: Properties A and E share two models, Properties C and F share one, and Properties G and I share two (Table A.1).</w:t>
        </w:r>
      </w:ins>
      <w:commentRangeEnd w:id="53"/>
      <w:r>
        <w:rPr>
          <w:rStyle w:val="CommentReference"/>
        </w:rPr>
        <w:commentReference w:id="53"/>
      </w:r>
      <w:r>
        <w:rPr/>
        <w:t xml:space="preserve"> ProVerif identifiers cannot contain hyphens, so the models write the paper’s terms in lowercase: packethash and blindshare_key; v_token and v_sign for the validator’s token-decryption and signing keys; c_device for C’s relay-terminus key; f_device and i_device for a content-channel server’s relay-terminus key; f_id and i_id for its separate registry-signing key; and g1 and g1_sign for a gatekeeper’s relay-terminus and countersignature keys (each with a _pk or _sk suffix).</w:t>
      </w:r>
    </w:p>
    <w:p>
      <w:pPr>
        <w:pStyle w:val="BodyText"/>
        <w:rPr/>
      </w:pPr>
      <w:r>
        <w:rPr/>
        <w:t xml:space="preserve">The ProVerif models capture the core separation property: the device sends the content channel to the content-channel submission servers and the credential channel to C, as disjoint, independently-encrypted transmissions; C forwards a blinded record hash to the validator and </w:t>
      </w:r>
      <w:commentRangeStart w:id="54"/>
      <w:del w:id="9161" w:author="Claude" w:date="2026-10-10T16:51:47Z">
        <w:r>
          <w:rPr/>
          <w:delText xml:space="preserve">receives back only a signature over that still-blinded value, and posts the confirmed record hash to the match board once that signature checks out. Each content-channel server independently recomputes its own candidate and checks it against the match board before submitting to the registry.</w:delText>
        </w:r>
      </w:del>
      <w:ins w:id="9162" w:author="Claude" w:date="2026-10-10T16:51:47Z">
        <w:r>
          <w:rPr/>
          <w:t xml:space="preserve">receives back a verdict with a signature over the verdict and that still-blinded value. C then signs the PacketHash and the verdict, and sends both signatures to the gatekeepers, which check them and post to their own boards. Each content-channel server independently recomputes its own candidate PacketHash, optional fields included, checks it against the quorum of boards, and signs its registry entry once the quorum agrees.</w:t>
        </w:r>
      </w:ins>
      <w:commentRangeEnd w:id="54"/>
      <w:r>
        <w:rPr>
          <w:rStyle w:val="CommentReference"/>
        </w:rPr>
        <w:commentReference w:id="54"/>
      </w:r>
      <w:r>
        <w:rPr/>
        <w:t xml:space="preserve"> The models omit optional implementation details such as timestamp rounding and key table indexing</w:t>
      </w:r>
      <w:r>
        <w:rPr/>
        <w:t xml:space="preserve">.</w:t>
      </w:r>
      <w:commentRangeStart w:id="55"/>
      <w:ins w:id="9163" w:author="Claude" w:date="2026-10-10T16:51:47Z">
        <w:r>
          <w:rPr/>
          <w:t xml:space="preserve"> Three rules govern how the models are built and read. First, device identities (T1, T2) and contents are public names in the equivalence models, so the adversary can name a candidate. With private names the two scenarios would differ only by a renaming, and the result would hold for any protocol. Second, every model has a twin: a copy with one deliberate fault, such as a validator that folds the credential into its verdict. A result of true is reported only where the twin fails. A model whose twin also passes cannot see the fault it is meant to detect. Third, a pipeline-liveness model (BM_Pipeline_Liveness.pv) confirms that the honest run reaches every stage, so no result holds only because nothing happens.</w:t>
        </w:r>
      </w:ins>
      <w:commentRangeEnd w:id="55"/>
      <w:r>
        <w:rPr>
          <w:rStyle w:val="CommentReference"/>
        </w:rPr>
        <w:commentReference w:id="55"/>
      </w:r>
    </w:p>
    <w:p>
      <w:pPr>
        <w:pStyle w:val="BodyText"/>
        <w:rPr/>
      </w:pPr>
      <w:r>
        <w:rPr/>
        <w:t xml:space="preserve">ProVerif operates under the Dolev-Yao adversary model: the adversary controls the network, can intercept and inject messages on public channels, but cannot break cryptographic primitives (AES-256, SHA-256). </w:t>
      </w:r>
      <w:r>
        <w:rPr/>
        <w:t xml:space="preserve">This is consistent with the Network Adversary (A_NET) defined in Section 4.1.</w:t>
      </w:r>
    </w:p>
    <w:p>
      <w:pPr>
        <w:pStyle w:val="BodyText"/>
        <w:rPr/>
      </w:pPr>
      <w:r>
        <w:rPr/>
        <w:t xml:space="preserve">Table A.1 summarizes the ten verified properties, the ProVerif model used for each, and the proof technique applied.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59"/>
        <w:gridCol w:w="1759"/>
        <w:gridCol w:w="2011"/>
        <w:gridCol w:w="4330"/>
      </w:tblGrid>
      <w:tr>
        <w:trPr>
          <w:tblHeader w:val="true"/>
        </w:trPr>
        <w:tc>
          <w:tcPr>
            <w:tcW w:w="12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Property</w:t>
            </w:r>
          </w:p>
        </w:tc>
        <w:tc>
          <w:tcPr>
            <w:tcW w:w="17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Model</w:t>
            </w:r>
          </w:p>
        </w:tc>
        <w:tc>
          <w:tcPr>
            <w:tcW w:w="2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Technique</w:t>
            </w:r>
          </w:p>
        </w:tc>
        <w:tc>
          <w:tcPr>
            <w:tcW w:w="43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Guarantee</w:t>
            </w:r>
          </w:p>
        </w:tc>
      </w:tr>
      <w:tr>
        <w:trPr/>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w:t>
            </w:r>
          </w:p>
        </w:tc>
        <w:tc>
          <w:tcPr>
            <w:tcW w:w="1759" w:type="dxa"/>
            <w:tcBorders/>
          </w:tcPr>
          <w:p>
            <w:pPr>
              <w:pStyle w:val="Compact"/>
              <w:widowControl/>
              <w:spacing w:before="36" w:after="36"/>
              <w:jc w:val="left"/>
              <w:rPr>
                <w:rFonts w:ascii="Cambria" w:hAnsi="Cambria" w:eastAsia="Cambria" w:cs=""/>
                <w:kern w:val="0"/>
                <w:sz w:val="24"/>
                <w:szCs w:val="24"/>
                <w:lang w:val="en-US" w:eastAsia="en-US" w:bidi="ar-SA"/>
              </w:rPr>
            </w:pPr>
            <w:commentRangeStart w:id="56"/>
            <w:del w:id="9164" w:author="Claude" w:date="2026-10-10T16:51:47Z">
              <w:r>
                <w:rPr>
                  <w:rFonts w:eastAsia="Cambria" w:cs=""/>
                  <w:kern w:val="0"/>
                  <w:sz w:val="24"/>
                  <w:szCs w:val="24"/>
                  <w:lang w:val="en-US" w:eastAsia="en-US" w:bidi="ar-SA"/>
                </w:rPr>
                <w:delText xml:space="preserve">BM_Baseline_Noncorrelation.pv</w:delText>
              </w:r>
            </w:del>
            <w:ins w:id="9165" w:author="Claude" w:date="2026-10-10T16:51:47Z">
              <w:r>
                <w:rPr>
                  <w:rFonts w:eastAsia="Cambria" w:cs=""/>
                  <w:kern w:val="0"/>
                  <w:sz w:val="24"/>
                  <w:szCs w:val="24"/>
                  <w:lang w:val="en-US" w:eastAsia="en-US" w:bidi="ar-SA"/>
                </w:rPr>
                <w:t xml:space="preserve">BM_Verdict_Boundary_SameClass.pv and BM_Validator_PacketHash_Secrecy.pv</w:t>
              </w:r>
            </w:ins>
            <w:commentRangeEnd w:id="56"/>
            <w:r>
              <w:rPr>
                <w:rStyle w:val="CommentReference"/>
              </w:rPr>
              <w:commentReference w:id="56"/>
            </w:r>
          </w:p>
        </w:tc>
        <w:tc>
          <w:tcPr>
            <w:tcW w:w="2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Observational equivalence</w:t>
            </w:r>
            <w:commentRangeStart w:id="57"/>
            <w:ins w:id="9166" w:author="Claude" w:date="2026-10-10T16:51:47Z">
              <w:r>
                <w:rPr>
                  <w:rFonts w:eastAsia="Cambria" w:cs=""/>
                  <w:kern w:val="0"/>
                  <w:sz w:val="24"/>
                  <w:szCs w:val="24"/>
                  <w:lang w:val="en-US" w:eastAsia="en-US" w:bidi="ar-SA"/>
                </w:rPr>
                <w:t xml:space="preserve"> and secrecy query</w:t>
              </w:r>
            </w:ins>
            <w:commentRangeEnd w:id="57"/>
            <w:r>
              <w:rPr>
                <w:rStyle w:val="CommentReference"/>
              </w:rPr>
              <w:commentReference w:id="57"/>
            </w:r>
          </w:p>
        </w:tc>
        <w:tc>
          <w:tcPr>
            <w:tcW w:w="43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Device Non-Correlation</w:t>
            </w:r>
          </w:p>
        </w:tc>
      </w:tr>
      <w:tr>
        <w:trPr/>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w:t>
            </w:r>
          </w:p>
        </w:tc>
        <w:tc>
          <w:tcPr>
            <w:tcW w:w="1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BM_Baseline_Noncorrelation.pv</w:t>
            </w:r>
          </w:p>
        </w:tc>
        <w:tc>
          <w:tcPr>
            <w:tcW w:w="2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Observational equivalence</w:t>
            </w:r>
          </w:p>
        </w:tc>
        <w:tc>
          <w:tcPr>
            <w:tcW w:w="43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Registry Observer Non-Identification</w:t>
            </w:r>
          </w:p>
        </w:tc>
      </w:tr>
      <w:tr>
        <w:trPr/>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w:t>
            </w:r>
          </w:p>
        </w:tc>
        <w:tc>
          <w:tcPr>
            <w:tcW w:w="1759" w:type="dxa"/>
            <w:tcBorders/>
          </w:tcPr>
          <w:p>
            <w:pPr>
              <w:pStyle w:val="Compact"/>
              <w:widowControl/>
              <w:spacing w:before="36" w:after="36"/>
              <w:jc w:val="left"/>
              <w:rPr>
                <w:rFonts w:ascii="Cambria" w:hAnsi="Cambria" w:eastAsia="Cambria" w:cs=""/>
                <w:kern w:val="0"/>
                <w:sz w:val="24"/>
                <w:szCs w:val="24"/>
                <w:lang w:val="en-US" w:eastAsia="en-US" w:bidi="ar-SA"/>
              </w:rPr>
            </w:pPr>
            <w:commentRangeStart w:id="58"/>
            <w:del w:id="9167" w:author="Claude" w:date="2026-10-10T16:51:47Z">
              <w:r>
                <w:rPr>
                  <w:rFonts w:eastAsia="Cambria" w:cs=""/>
                  <w:kern w:val="0"/>
                  <w:sz w:val="24"/>
                  <w:szCs w:val="24"/>
                  <w:lang w:val="en-US" w:eastAsia="en-US" w:bidi="ar-SA"/>
                </w:rPr>
                <w:delText xml:space="preserve">BM_Baseline_Noncorrelation.pv</w:delText>
              </w:r>
            </w:del>
            <w:ins w:id="9168" w:author="Claude" w:date="2026-10-10T16:51:47Z">
              <w:r>
                <w:rPr>
                  <w:rFonts w:eastAsia="Cambria" w:cs=""/>
                  <w:kern w:val="0"/>
                  <w:sz w:val="24"/>
                  <w:szCs w:val="24"/>
                  <w:lang w:val="en-US" w:eastAsia="en-US" w:bidi="ar-SA"/>
                </w:rPr>
                <w:t xml:space="preserve">BM_ContentServer_Compromise.pv</w:t>
              </w:r>
            </w:ins>
            <w:commentRangeEnd w:id="58"/>
            <w:r>
              <w:rPr>
                <w:rStyle w:val="CommentReference"/>
              </w:rPr>
              <w:commentReference w:id="58"/>
            </w:r>
          </w:p>
        </w:tc>
        <w:tc>
          <w:tcPr>
            <w:tcW w:w="2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Observational equivalence</w:t>
            </w:r>
          </w:p>
        </w:tc>
        <w:tc>
          <w:tcPr>
            <w:tcW w:w="43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Submission Server Blindness</w:t>
            </w:r>
          </w:p>
        </w:tc>
      </w:tr>
      <w:tr>
        <w:trPr/>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w:t>
            </w:r>
          </w:p>
        </w:tc>
        <w:tc>
          <w:tcPr>
            <w:tcW w:w="1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BM_CredentialProcessor_Compromise.pv</w:t>
            </w:r>
          </w:p>
        </w:tc>
        <w:tc>
          <w:tcPr>
            <w:tcW w:w="2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Observational equivalence (confirmed)</w:t>
            </w:r>
          </w:p>
        </w:tc>
        <w:tc>
          <w:tcPr>
            <w:tcW w:w="43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Credential-processor-compromise resistance: the device token stays unreachable without the validator’s key</w:t>
            </w:r>
          </w:p>
        </w:tc>
      </w:tr>
      <w:tr>
        <w:trPr/>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w:t>
            </w:r>
          </w:p>
        </w:tc>
        <w:tc>
          <w:tcPr>
            <w:tcW w:w="1759" w:type="dxa"/>
            <w:tcBorders/>
          </w:tcPr>
          <w:p>
            <w:pPr>
              <w:pStyle w:val="Compact"/>
              <w:widowControl/>
              <w:spacing w:before="36" w:after="36"/>
              <w:jc w:val="left"/>
              <w:rPr>
                <w:rFonts w:ascii="Cambria" w:hAnsi="Cambria" w:eastAsia="Cambria" w:cs=""/>
                <w:kern w:val="0"/>
                <w:sz w:val="24"/>
                <w:szCs w:val="24"/>
                <w:lang w:val="en-US" w:eastAsia="en-US" w:bidi="ar-SA"/>
              </w:rPr>
            </w:pPr>
            <w:commentRangeStart w:id="59"/>
            <w:del w:id="9169" w:author="Claude" w:date="2026-10-10T16:51:47Z">
              <w:r>
                <w:rPr>
                  <w:rFonts w:eastAsia="Cambria" w:cs=""/>
                  <w:kern w:val="0"/>
                  <w:sz w:val="24"/>
                  <w:szCs w:val="24"/>
                  <w:lang w:val="en-US" w:eastAsia="en-US" w:bidi="ar-SA"/>
                </w:rPr>
                <w:delText xml:space="preserve">BM_Validator_Compromise.pv</w:delText>
              </w:r>
            </w:del>
            <w:ins w:id="9170" w:author="Claude" w:date="2026-10-10T16:51:47Z">
              <w:r>
                <w:rPr>
                  <w:rFonts w:eastAsia="Cambria" w:cs=""/>
                  <w:kern w:val="0"/>
                  <w:sz w:val="24"/>
                  <w:szCs w:val="24"/>
                  <w:lang w:val="en-US" w:eastAsia="en-US" w:bidi="ar-SA"/>
                </w:rPr>
                <w:t xml:space="preserve">BM_Verdict_Boundary_SameClass.pv and BM_Validator_PacketHash_Secrecy.pv</w:t>
              </w:r>
            </w:ins>
            <w:commentRangeEnd w:id="59"/>
            <w:r>
              <w:rPr>
                <w:rStyle w:val="CommentReference"/>
              </w:rPr>
              <w:commentReference w:id="59"/>
            </w:r>
          </w:p>
        </w:tc>
        <w:tc>
          <w:tcPr>
            <w:tcW w:w="2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Observational equivalence </w:t>
            </w:r>
            <w:commentRangeStart w:id="60"/>
            <w:del w:id="9171" w:author="Claude" w:date="2026-10-10T16:51:47Z">
              <w:r>
                <w:rPr>
                  <w:rFonts w:eastAsia="Cambria" w:cs=""/>
                  <w:kern w:val="0"/>
                  <w:sz w:val="24"/>
                  <w:szCs w:val="24"/>
                  <w:lang w:val="en-US" w:eastAsia="en-US" w:bidi="ar-SA"/>
                </w:rPr>
                <w:delText xml:space="preserve">(confirmed)</w:delText>
              </w:r>
            </w:del>
            <w:ins w:id="9172" w:author="Claude" w:date="2026-10-10T16:51:47Z">
              <w:r>
                <w:rPr>
                  <w:rFonts w:eastAsia="Cambria" w:cs=""/>
                  <w:kern w:val="0"/>
                  <w:sz w:val="24"/>
                  <w:szCs w:val="24"/>
                  <w:lang w:val="en-US" w:eastAsia="en-US" w:bidi="ar-SA"/>
                </w:rPr>
                <w:t xml:space="preserve">and secrecy query (confirmed)</w:t>
              </w:r>
            </w:ins>
            <w:commentRangeEnd w:id="60"/>
            <w:r>
              <w:rPr>
                <w:rStyle w:val="CommentReference"/>
              </w:rPr>
              <w:commentReference w:id="60"/>
            </w:r>
          </w:p>
        </w:tc>
        <w:tc>
          <w:tcPr>
            <w:tcW w:w="43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Validator-compromise resistance: </w:t>
            </w:r>
            <w:commentRangeStart w:id="61"/>
            <w:del w:id="9173" w:author="Claude" w:date="2026-10-10T16:51:47Z">
              <w:r>
                <w:rPr>
                  <w:rFonts w:eastAsia="Cambria" w:cs=""/>
                  <w:kern w:val="0"/>
                  <w:sz w:val="24"/>
                  <w:szCs w:val="24"/>
                  <w:lang w:val="en-US" w:eastAsia="en-US" w:bidi="ar-SA"/>
                </w:rPr>
                <w:delText xml:space="preserve">PacketHash stays unreachable without C’s BlindShare_key</w:delText>
              </w:r>
            </w:del>
            <w:ins w:id="9174" w:author="Claude" w:date="2026-10-10T16:51:47Z">
              <w:r>
                <w:rPr>
                  <w:rFonts w:eastAsia="Cambria" w:cs=""/>
                  <w:kern w:val="0"/>
                  <w:sz w:val="24"/>
                  <w:szCs w:val="24"/>
                  <w:lang w:val="en-US" w:eastAsia="en-US" w:bidi="ar-SA"/>
                </w:rPr>
                <w:t xml:space="preserve">PacketHash stays unreachable without C’s BlindShare_key, including when the device identities are public, for submissions that share a verdict</w:t>
              </w:r>
            </w:ins>
            <w:commentRangeEnd w:id="61"/>
            <w:r>
              <w:rPr>
                <w:rStyle w:val="CommentReference"/>
              </w:rPr>
              <w:commentReference w:id="61"/>
            </w:r>
          </w:p>
        </w:tc>
      </w:tr>
      <w:tr>
        <w:trPr/>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w:t>
            </w:r>
          </w:p>
        </w:tc>
        <w:tc>
          <w:tcPr>
            <w:tcW w:w="1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BM_ContentServer_Compromise.pv</w:t>
            </w:r>
          </w:p>
        </w:tc>
        <w:tc>
          <w:tcPr>
            <w:tcW w:w="2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Observational equivalence (confirmed)</w:t>
            </w:r>
          </w:p>
        </w:tc>
        <w:tc>
          <w:tcPr>
            <w:tcW w:w="43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Content-server-compromise resistance: the credential channel, including the device token, never reaches a content-channel server at all</w:t>
            </w:r>
          </w:p>
        </w:tc>
      </w:tr>
      <w:tr>
        <w:trPr/>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w:t>
            </w:r>
          </w:p>
        </w:tc>
        <w:tc>
          <w:tcPr>
            <w:tcW w:w="1759" w:type="dxa"/>
            <w:tcBorders/>
          </w:tcPr>
          <w:p>
            <w:pPr>
              <w:pStyle w:val="Compact"/>
              <w:widowControl/>
              <w:spacing w:before="36" w:after="36"/>
              <w:jc w:val="left"/>
              <w:rPr>
                <w:rFonts w:ascii="Cambria" w:hAnsi="Cambria" w:eastAsia="Cambria" w:cs=""/>
                <w:kern w:val="0"/>
                <w:sz w:val="24"/>
                <w:szCs w:val="24"/>
                <w:lang w:val="en-US" w:eastAsia="en-US" w:bidi="ar-SA"/>
              </w:rPr>
            </w:pPr>
            <w:commentRangeStart w:id="62"/>
            <w:del w:id="9175" w:author="Claude" w:date="2026-10-10T16:51:47Z">
              <w:r>
                <w:rPr>
                  <w:rFonts w:eastAsia="Cambria" w:cs=""/>
                  <w:kern w:val="0"/>
                  <w:sz w:val="24"/>
                  <w:szCs w:val="24"/>
                  <w:lang w:val="en-US" w:eastAsia="en-US" w:bidi="ar-SA"/>
                </w:rPr>
                <w:delText xml:space="preserve">BM_Posting_Forgery.pv</w:delText>
              </w:r>
            </w:del>
            <w:ins w:id="9176" w:author="Claude" w:date="2026-10-10T16:51:47Z">
              <w:r>
                <w:rPr>
                  <w:rFonts w:eastAsia="Cambria" w:cs=""/>
                  <w:kern w:val="0"/>
                  <w:sz w:val="24"/>
                  <w:szCs w:val="24"/>
                  <w:lang w:val="en-US" w:eastAsia="en-US" w:bidi="ar-SA"/>
                </w:rPr>
                <w:t xml:space="preserve">BM_Quorum_Forgery.pv and BM_Quorum_Collusion.pv</w:t>
              </w:r>
            </w:ins>
            <w:commentRangeEnd w:id="62"/>
            <w:r>
              <w:rPr>
                <w:rStyle w:val="CommentReference"/>
              </w:rPr>
              <w:commentReference w:id="62"/>
            </w:r>
          </w:p>
        </w:tc>
        <w:tc>
          <w:tcPr>
            <w:tcW w:w="2011" w:type="dxa"/>
            <w:tcBorders/>
          </w:tcPr>
          <w:p>
            <w:pPr>
              <w:pStyle w:val="Compact"/>
              <w:widowControl/>
              <w:spacing w:before="36" w:after="36"/>
              <w:jc w:val="left"/>
              <w:rPr>
                <w:rFonts w:ascii="Cambria" w:hAnsi="Cambria" w:eastAsia="Cambria" w:cs=""/>
                <w:kern w:val="0"/>
                <w:sz w:val="24"/>
                <w:szCs w:val="24"/>
                <w:lang w:val="en-US" w:eastAsia="en-US" w:bidi="ar-SA"/>
              </w:rPr>
            </w:pPr>
            <w:commentRangeStart w:id="63"/>
            <w:del w:id="9177" w:author="Claude" w:date="2026-10-10T16:51:47Z">
              <w:r>
                <w:rPr>
                  <w:rFonts w:eastAsia="Cambria" w:cs=""/>
                  <w:kern w:val="0"/>
                  <w:sz w:val="24"/>
                  <w:szCs w:val="24"/>
                  <w:lang w:val="en-US" w:eastAsia="en-US" w:bidi="ar-SA"/>
                </w:rPr>
                <w:delText xml:space="preserve">Reachability query (secrecy), confirmed</w:delText>
              </w:r>
            </w:del>
            <w:ins w:id="9178" w:author="Claude" w:date="2026-10-10T16:51:47Z">
              <w:r>
                <w:rPr>
                  <w:rFonts w:eastAsia="Cambria" w:cs=""/>
                  <w:kern w:val="0"/>
                  <w:sz w:val="24"/>
                  <w:szCs w:val="24"/>
                  <w:lang w:val="en-US" w:eastAsia="en-US" w:bidi="ar-SA"/>
                </w:rPr>
                <w:t xml:space="preserve">Correspondence query, confirmed</w:t>
              </w:r>
            </w:ins>
            <w:commentRangeEnd w:id="63"/>
            <w:r>
              <w:rPr>
                <w:rStyle w:val="CommentReference"/>
              </w:rPr>
              <w:commentReference w:id="63"/>
            </w:r>
          </w:p>
        </w:tc>
        <w:tc>
          <w:tcPr>
            <w:tcW w:w="43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Posting Forgery Resistance: </w:t>
            </w:r>
            <w:commentRangeStart w:id="65"/>
            <w:del w:id="9179" w:author="Claude" w:date="2026-10-10T16:51:47Z">
              <w:r>
                <w:rPr>
                  <w:rFonts w:eastAsia="Cambria" w:cs=""/>
                  <w:kern w:val="0"/>
                  <w:sz w:val="24"/>
                  <w:szCs w:val="24"/>
                  <w:lang w:val="en-US" w:eastAsia="en-US" w:bidi="ar-SA"/>
                </w:rPr>
                <w:delText xml:space="preserve">no party other than the validator can produce a signature the match board accepts</w:delText>
              </w:r>
            </w:del>
            <w:ins w:id="9180" w:author="Claude" w:date="2026-10-10T16:51:47Z">
              <w:r>
                <w:rPr>
                  <w:rFonts w:eastAsia="Cambria" w:cs=""/>
                  <w:kern w:val="0"/>
                  <w:sz w:val="24"/>
                  <w:szCs w:val="24"/>
                  <w:lang w:val="en-US" w:eastAsia="en-US" w:bidi="ar-SA"/>
                </w:rPr>
                <w:t xml:space="preserve">C accepts only a verdict the validator issued for the PacketHash C sent, so no other party can produce a verdict that a quorum carries</w:t>
              </w:r>
            </w:ins>
            <w:commentRangeEnd w:id="65"/>
            <w:r>
              <w:rPr>
                <w:rStyle w:val="CommentReference"/>
              </w:rPr>
              <w:commentReference w:id="65"/>
            </w:r>
          </w:p>
        </w:tc>
      </w:tr>
      <w:tr>
        <w:trPr/>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w:t>
            </w:r>
          </w:p>
        </w:tc>
        <w:tc>
          <w:tcPr>
            <w:tcW w:w="1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BM_Registry_Convergence.pv</w:t>
            </w:r>
          </w:p>
        </w:tc>
        <w:tc>
          <w:tcPr>
            <w:tcW w:w="2011" w:type="dxa"/>
            <w:tcBorders/>
          </w:tcPr>
          <w:p>
            <w:pPr>
              <w:pStyle w:val="Compact"/>
              <w:widowControl/>
              <w:spacing w:before="36" w:after="36"/>
              <w:jc w:val="left"/>
              <w:rPr>
                <w:rFonts w:ascii="Cambria" w:hAnsi="Cambria" w:eastAsia="Cambria" w:cs=""/>
                <w:kern w:val="0"/>
                <w:sz w:val="24"/>
                <w:szCs w:val="24"/>
                <w:lang w:val="en-US" w:eastAsia="en-US" w:bidi="ar-SA"/>
              </w:rPr>
            </w:pPr>
            <w:commentRangeStart w:id="64"/>
            <w:del w:id="9181" w:author="Claude" w:date="2026-10-10T16:51:47Z">
              <w:r>
                <w:rPr>
                  <w:rFonts w:eastAsia="Cambria" w:cs=""/>
                  <w:kern w:val="0"/>
                  <w:sz w:val="24"/>
                  <w:szCs w:val="24"/>
                  <w:lang w:val="en-US" w:eastAsia="en-US" w:bidi="ar-SA"/>
                </w:rPr>
                <w:delText xml:space="preserve">Reachability query (secrecy), confirmed</w:delText>
              </w:r>
            </w:del>
            <w:ins w:id="9182" w:author="Claude" w:date="2026-10-10T16:51:47Z">
              <w:r>
                <w:rPr>
                  <w:rFonts w:eastAsia="Cambria" w:cs=""/>
                  <w:kern w:val="0"/>
                  <w:sz w:val="24"/>
                  <w:szCs w:val="24"/>
                  <w:lang w:val="en-US" w:eastAsia="en-US" w:bidi="ar-SA"/>
                </w:rPr>
                <w:t xml:space="preserve">Correspondence query, confirmed</w:t>
              </w:r>
            </w:ins>
            <w:commentRangeEnd w:id="64"/>
            <w:r>
              <w:rPr>
                <w:rStyle w:val="CommentReference"/>
              </w:rPr>
              <w:commentReference w:id="64"/>
            </w:r>
          </w:p>
        </w:tc>
        <w:tc>
          <w:tcPr>
            <w:tcW w:w="43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Registry Write Integrity: </w:t>
            </w:r>
            <w:commentRangeStart w:id="66"/>
            <w:del w:id="9183" w:author="Claude" w:date="2026-10-10T16:51:47Z">
              <w:r>
                <w:rPr>
                  <w:rFonts w:eastAsia="Cambria" w:cs=""/>
                  <w:kern w:val="0"/>
                  <w:sz w:val="24"/>
                  <w:szCs w:val="24"/>
                  <w:lang w:val="en-US" w:eastAsia="en-US" w:bidi="ar-SA"/>
                </w:rPr>
                <w:delText xml:space="preserve">no single content-channel server can produce both independently-signed submissions the registry requires</w:delText>
              </w:r>
            </w:del>
            <w:ins w:id="9184" w:author="Claude" w:date="2026-10-10T16:51:47Z">
              <w:r>
                <w:rPr>
                  <w:rFonts w:eastAsia="Cambria" w:cs=""/>
                  <w:kern w:val="0"/>
                  <w:sz w:val="24"/>
                  <w:szCs w:val="24"/>
                  <w:lang w:val="en-US" w:eastAsia="en-US" w:bidi="ar-SA"/>
                </w:rPr>
                <w:t xml:space="preserve">one compromised content-channel server cannot make the registry finalize a record the other did not sign, and cannot change the optional fields of a record</w:t>
              </w:r>
            </w:ins>
            <w:commentRangeEnd w:id="66"/>
            <w:r>
              <w:rPr>
                <w:rStyle w:val="CommentReference"/>
              </w:rPr>
              <w:commentReference w:id="66"/>
            </w:r>
          </w:p>
        </w:tc>
      </w:tr>
      <w:tr>
        <w:trPr/>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w:t>
            </w:r>
          </w:p>
        </w:tc>
        <w:tc>
          <w:tcPr>
            <w:tcW w:w="1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BM_Quorum_Forgery.pv</w:t>
            </w:r>
            <w:r>
              <w:rPr>
                <w:rFonts w:eastAsia="Cambria" w:cs=""/>
                <w:kern w:val="0"/>
                <w:sz w:val="24"/>
                <w:szCs w:val="24"/>
                <w:lang w:val="en-US" w:eastAsia="en-US" w:bidi="ar-SA"/>
              </w:rPr>
              <w:t xml:space="preserve"> and BM_Quorum_Collusion.pv</w:t>
            </w:r>
          </w:p>
        </w:tc>
        <w:tc>
          <w:tcPr>
            <w:tcW w:w="2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Correspondence query, confirmed</w:t>
            </w:r>
          </w:p>
        </w:tc>
        <w:tc>
          <w:tcPr>
            <w:tcW w:w="43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Quorum Forgery Resistance: one, or even two of three, compromised gatekeepers cannot force a two-of-three match-board quorum </w:t>
            </w:r>
            <w:commentRangeStart w:id="51"/>
            <w:del w:id="9185" w:author="Claude" w:date="2026-10-10T16:51:47Z">
              <w:r>
                <w:rPr>
                  <w:rFonts w:eastAsia="Cambria" w:cs=""/>
                  <w:kern w:val="0"/>
                  <w:sz w:val="24"/>
                  <w:szCs w:val="24"/>
                  <w:lang w:val="en-US" w:eastAsia="en-US" w:bidi="ar-SA"/>
                </w:rPr>
                <w:delText xml:space="preserve">without a preceding genuine validator approval</w:delText>
              </w:r>
            </w:del>
            <w:ins w:id="9186" w:author="Claude" w:date="2026-10-10T16:51:47Z">
              <w:r>
                <w:rPr>
                  <w:rFonts w:eastAsia="Cambria" w:cs=""/>
                  <w:kern w:val="0"/>
                  <w:sz w:val="24"/>
                  <w:szCs w:val="24"/>
                  <w:lang w:val="en-US" w:eastAsia="en-US" w:bidi="ar-SA"/>
                </w:rPr>
                <w:t xml:space="preserve">without a preceding genuine validator verdict on the same PacketHash</w:t>
              </w:r>
            </w:ins>
            <w:commentRangeEnd w:id="51"/>
            <w:r>
              <w:rPr>
                <w:rStyle w:val="CommentReference"/>
              </w:rPr>
              <w:commentReference w:id="51"/>
            </w:r>
          </w:p>
        </w:tc>
      </w:tr>
      <w:tr>
        <w:trPr/>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w:t>
            </w:r>
          </w:p>
        </w:tc>
        <w:tc>
          <w:tcPr>
            <w:tcW w:w="1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BM_Gatekeeper_Compromise.pv</w:t>
            </w:r>
          </w:p>
        </w:tc>
        <w:tc>
          <w:tcPr>
            <w:tcW w:w="2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Observational equivalence (confirmed)</w:t>
            </w:r>
          </w:p>
        </w:tc>
        <w:tc>
          <w:tcPr>
            <w:tcW w:w="43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Gatekeeper-compromise resistance: PacketHash, the validator’s signature, BlindShare_key, and C’s ring signature, all held in the clear by one compromised gatekeeper, together yield no device identity</w:t>
            </w:r>
          </w:p>
        </w:tc>
      </w:tr>
    </w:tbl>
    <w:p>
      <w:pPr>
        <w:pStyle w:val="BodyText"/>
        <w:rPr/>
      </w:pPr>
      <w:r>
        <w:rPr>
          <w:b/>
          <w:bCs/>
        </w:rPr>
        <w:t xml:space="preserve">A.2 </w:t>
      </w:r>
      <w:commentRangeStart w:id="67"/>
      <w:del w:id="9187" w:author="Claude" w:date="2026-10-10T16:51:47Z">
        <w:r>
          <w:rPr>
            <w:b/>
            <w:bCs/>
          </w:rPr>
          <w:delText xml:space="preserve">Properties A, B, and C: Baseline Non-Correlation</w:delText>
        </w:r>
      </w:del>
      <w:ins w:id="9188" w:author="Claude" w:date="2026-10-10T16:51:47Z">
        <w:r>
          <w:rPr>
            <w:b/>
            <w:bCs/>
          </w:rPr>
          <w:t xml:space="preserve">Property B: Baseline Non-Correlation</w:t>
        </w:r>
      </w:ins>
      <w:commentRangeEnd w:id="67"/>
      <w:r>
        <w:rPr>
          <w:rStyle w:val="CommentReference"/>
        </w:rPr>
        <w:commentReference w:id="67"/>
      </w:r>
      <w:r>
        <w:rPr>
          <w:b/>
          <w:bCs/>
        </w:rPr>
        <w:t xml:space="preserve"> (Executable Proof)</w:t>
      </w:r>
    </w:p>
    <w:p>
      <w:pPr>
        <w:pStyle w:val="BodyText"/>
        <w:rPr/>
      </w:pPr>
      <w:commentRangeStart w:id="68"/>
      <w:del w:id="9189" w:author="Claude" w:date="2026-10-10T16:51:47Z">
        <w:r>
          <w:rPr/>
          <w:delText xml:space="preserve">We model the full architecture with no component compromised: two devices, each with a swapped token and swapped content (device(choice[T1,T2], contentA) | device(choice[T2,T1], contentB)), submitting through the credential processor (C), the validator, all three gatekeepers, the two-of-three quorum, and both content-channel submission servers (F, I) to the registry. </w:delText>
        </w:r>
        <w:r>
          <w:rPr/>
          <w:delText xml:space="preserve">This single model establishes all three properties together:</w:delText>
        </w:r>
        <w:r>
          <w:rPr/>
          <w:delText xml:space="preserve"> Property A asks whether an observer can determine which device authenticated which content; Property B asks whether a registry observer, seeing only the finalized content hash, can identify the originating device; Property C asks whether a content-channel server, seeing only its own content channel and the quorum’s output, can do the same. Since the model carries every component all the way through to the registry posting, a single equivalence result establishes all three simultaneously: no combination of public outputs, at any stage from the initial submission to the final registry entry, lets an observer link the swapped tokens to their correct content.</w:delText>
        </w:r>
      </w:del>
      <w:ins w:id="9190" w:author="Claude" w:date="2026-10-10T16:51:47Z">
        <w:r>
          <w:rPr/>
          <w:t xml:space="preserve">We model the full architecture with no component compromised: two devices, each with a swapped identity (device(choice[T1,T2], imgX, claimX) | device(choice[T2,T1], imgY, claimY)), submitting through the credential processor (C), the validator, all three gatekeepers, the two-of-three quorum, and both content-channel submission servers (F, I) to the registry. The identities T1 and T2 and the contents imgX and imgY are public names, so the observer can name a candidate. The observer sees the public channel and the registry. Contents and claims are fixed: both scenarios authenticate the same contents with the same claims, and only the credentials trade places. The question is Property B: whether a registry observer, seeing only the finalized records, can tell which device authenticated which content. Since the model carries every component all the way through to the registry posting, a single equivalence result covers every public output, from the initial submission to the final registry entry. The twin makes the validator fold the credential into its verdict. It must fail, or the model cannot see a credential leak.</w:t>
        </w:r>
      </w:ins>
      <w:commentRangeEnd w:id="68"/>
      <w:r>
        <w:rPr>
          <w:rStyle w:val="CommentReference"/>
        </w:rPr>
        <w:commentReference w:id="68"/>
      </w:r>
    </w:p>
    <w:p>
      <w:pPr>
        <w:pStyle w:val="BodyText"/>
        <w:rPr/>
      </w:pPr>
      <w:r>
        <w:rPr/>
        <w:t xml:space="preserve">Encryption throughout has to be modeled as probabilistic, not deterministic, or the model would not reflect what it claims to establish. A deterministic encryption function would let the adversary encrypt a candidate PacketHash themselves and check it against a ciphertext on the wire, exactly the attack this construction is meant to prevent, just moved one level down. aenc is accordingly given a third argument for fresh randomness, generated independently for each encryption, the standard way ProVerif models IND-CPA-style public-key encryption.</w:t>
      </w:r>
    </w:p>
    <w:p>
      <w:pPr>
        <w:pStyle w:val="BodyText"/>
        <w:rPr/>
      </w:pPr>
      <w:r>
        <w:rPr/>
        <w:t xml:space="preserve">The proof obligation is a single equivalence: the two scenarios, one in which the first device </w:t>
      </w:r>
      <w:commentRangeStart w:id="69"/>
      <w:del w:id="9191" w:author="Claude" w:date="2026-10-10T16:51:47Z">
        <w:r>
          <w:rPr/>
          <w:delText xml:space="preserve">authenticates contentA under T1</w:delText>
        </w:r>
      </w:del>
      <w:ins w:id="9192" w:author="Claude" w:date="2026-10-10T16:51:47Z">
        <w:r>
          <w:rPr/>
          <w:t xml:space="preserve">authenticates imgX under T1</w:t>
        </w:r>
      </w:ins>
      <w:commentRangeEnd w:id="69"/>
      <w:r>
        <w:rPr>
          <w:rStyle w:val="CommentReference"/>
        </w:rPr>
        <w:commentReference w:id="69"/>
      </w:r>
      <w:r>
        <w:rPr/>
        <w:t xml:space="preserve">, and one in which it </w:t>
      </w:r>
      <w:commentRangeStart w:id="70"/>
      <w:del w:id="9193" w:author="Claude" w:date="2026-10-10T16:51:47Z">
        <w:r>
          <w:rPr/>
          <w:delText xml:space="preserve">authenticates contentA under T2</w:delText>
        </w:r>
      </w:del>
      <w:ins w:id="9194" w:author="Claude" w:date="2026-10-10T16:51:47Z">
        <w:r>
          <w:rPr/>
          <w:t xml:space="preserve">authenticates imgX under T2</w:t>
        </w:r>
      </w:ins>
      <w:commentRangeEnd w:id="70"/>
      <w:r>
        <w:rPr>
          <w:rStyle w:val="CommentReference"/>
        </w:rPr>
        <w:commentReference w:id="70"/>
      </w:r>
      <w:r>
        <w:rPr/>
        <w:t xml:space="preserve">, must be indistinguishable to any outside observer, with everything else in the model, both contents, both tokens, the gatekeepers, the quorum, the registry, </w:t>
      </w:r>
      <w:commentRangeStart w:id="71"/>
      <w:del w:id="9195" w:author="Claude" w:date="2026-10-10T16:51:47Z">
        <w:r>
          <w:rPr/>
          <w:delText xml:space="preserve">running identically in both worlds except for which token is paired with which content.</w:delText>
        </w:r>
      </w:del>
      <w:ins w:id="9196" w:author="Claude" w:date="2026-10-10T16:51:47Z">
        <w:r>
          <w:rPr/>
          <w:t xml:space="preserve">running identically in both worlds except for which device holds which token.</w:t>
        </w:r>
      </w:ins>
      <w:commentRangeEnd w:id="71"/>
      <w:r>
        <w:rPr>
          <w:rStyle w:val="CommentReference"/>
        </w:rPr>
        <w:commentReference w:id="71"/>
      </w:r>
    </w:p>
    <w:p>
      <w:pPr>
        <w:pStyle w:val="BodyText"/>
        <w:rPr/>
      </w:pPr>
    </w:p>
    <w:p>
      <w:pPr>
        <w:pStyle w:val="BodyText"/>
        <w:rPr/>
      </w:pPr>
      <w:r>
        <w:rPr/>
        <w:t xml:space="preserve">ProVerif output: RESULT Observational equivalence is true.</w:t>
      </w:r>
    </w:p>
    <w:p>
      <w:pPr>
        <w:pStyle w:val="BodyText"/>
        <w:rPr/>
      </w:pPr>
      <w:commentRangeStart w:id="72"/>
      <w:del w:id="9197" w:author="Claude" w:date="2026-10-10T16:51:47Z">
        <w:r>
          <w:rPr/>
          <w:delText xml:space="preserve">The model returns equivalence, confirming Properties A, B, and C together.</w:delText>
        </w:r>
      </w:del>
      <w:ins w:id="9198" w:author="Claude" w:date="2026-10-10T16:51:47Z">
        <w:r>
          <w:rPr/>
          <w:t xml:space="preserve">The model returns equivalence, confirming Property B. The twin returns “Observational equivalence cannot be proved”, as intended.</w:t>
        </w:r>
      </w:ins>
      <w:commentRangeEnd w:id="72"/>
      <w:r>
        <w:rPr>
          <w:rStyle w:val="CommentReference"/>
        </w:rPr>
        <w:commentReference w:id="72"/>
      </w:r>
    </w:p>
    <w:p>
      <w:pPr>
        <w:pStyle w:val="BodyText"/>
        <w:rPr/>
      </w:pPr>
      <w:r>
        <w:rPr>
          <w:b/>
          <w:bCs/>
        </w:rPr>
        <w:t xml:space="preserve">A.3 Single-Component Compromise Resistance: </w:t>
      </w:r>
      <w:commentRangeStart w:id="73"/>
      <w:del w:id="9199" w:author="Claude" w:date="2026-10-10T16:51:47Z">
        <w:r>
          <w:rPr>
            <w:b/>
            <w:bCs/>
          </w:rPr>
          <w:delText xml:space="preserve">Properties D, E, F, and J</w:delText>
        </w:r>
      </w:del>
      <w:ins w:id="9200" w:author="Claude" w:date="2026-10-10T16:51:47Z">
        <w:r>
          <w:rPr>
            <w:b/>
            <w:bCs/>
          </w:rPr>
          <w:t xml:space="preserve">Properties A, C, D, E, F, and J</w:t>
        </w:r>
      </w:ins>
      <w:commentRangeEnd w:id="73"/>
      <w:r>
        <w:rPr>
          <w:rStyle w:val="CommentReference"/>
        </w:rPr>
        <w:commentReference w:id="73"/>
      </w:r>
    </w:p>
    <w:p>
      <w:pPr>
        <w:pStyle w:val="BodyText"/>
        <w:rPr/>
      </w:pPr>
      <w:commentRangeStart w:id="74"/>
      <w:del w:id="9201" w:author="Claude" w:date="2026-10-10T16:51:47Z">
        <w:r>
          <w:rPr/>
          <w:delText xml:space="preserve">Four models test whether the compromise of any single component (C, the credential validator, a content-channel server, or a gatekeeper) is sufficient for correlation, one per component, each leaking that component’s key while the other three stay private.</w:delText>
        </w:r>
        <w:r>
          <w:rPr/>
          <w:delText xml:space="preserve"> Tokens (T1, T2) are kept private throughout, so the only route to distinguishing which device produced which content is through the leaked component itself; a public token would let the adversary recognize a device directly, a shortcut that would say nothing about whether the token’s own encryption is protecting it.</w:delText>
        </w:r>
      </w:del>
      <w:ins w:id="9202" w:author="Claude" w:date="2026-10-10T16:51:47Z">
        <w:r>
          <w:rPr/>
          <w:t xml:space="preserve">Five models test whether the compromise of one component (C, the credential validator, a content-channel server, or a gatekeeper) is sufficient for correlation: one each for C, the content-channel server and the gatekeeper, and two for the validator. Each leaks that component’s keys while the other keys stay private. The models for C, the content-channel server and the gatekeeper swap the device identity, as in Appendix A.2. The identities T1 and T2 and the contents are public names, so the adversary can name a candidate. Each of these three asks whether the token stays confidential at that component’s vantage point: nothing it sees separates one assignment of tokens to devices from the other. They do not address content, because both scenarios authenticate the same contents. The two validator models cover content (Property A) and the PacketHash (Property E). Each of the five models has a twin, and each twin fails.</w:t>
        </w:r>
      </w:ins>
      <w:commentRangeEnd w:id="74"/>
      <w:r>
        <w:rPr>
          <w:rStyle w:val="CommentReference"/>
        </w:rPr>
        <w:commentReference w:id="74"/>
      </w:r>
    </w:p>
    <w:p>
      <w:pPr>
        <w:pStyle w:val="BodyText"/>
        <w:rPr/>
      </w:pPr>
      <w:r>
        <w:rPr>
          <w:b/>
          <w:bCs/>
        </w:rPr>
        <w:t xml:space="preserve">Property D (credential processor). </w:t>
      </w:r>
      <w:commentRangeStart w:id="75"/>
      <w:del w:id="9203" w:author="Claude" w:date="2026-10-10T16:51:47Z">
        <w:r>
          <w:rPr/>
          <w:delText xml:space="preserve">c_device_sk is leaked; v_token_sk stays private.</w:delText>
        </w:r>
      </w:del>
      <w:ins w:id="9204" w:author="Claude" w:date="2026-10-10T16:51:47Z">
        <w:r>
          <w:rPr/>
          <w:t xml:space="preserve">c_device_sk and c_sign_sk, all of C’s keys, are leaked; every other key stays private.</w:t>
        </w:r>
      </w:ins>
      <w:commentRangeEnd w:id="75"/>
      <w:r>
        <w:rPr>
          <w:rStyle w:val="CommentReference"/>
        </w:rPr>
        <w:commentReference w:id="75"/>
      </w:r>
      <w:r>
        <w:rPr/>
        <w:t xml:space="preserve"> C holds PacketHash in the clear but never the device token in readable form, since it never holds v_token_sk. </w:t>
      </w:r>
      <w:commentRangeStart w:id="76"/>
      <w:del w:id="9205" w:author="Claude" w:date="2026-10-10T16:51:47Z">
        <w:r>
          <w:rPr/>
          <w:delText xml:space="preserve">The C-to-validator round trip is omitted from this model: it only ever touches the already-opaque wrapped PacketHash, never the token.</w:delText>
        </w:r>
      </w:del>
      <w:ins w:id="9206" w:author="Claude" w:date="2026-10-10T16:51:47Z">
        <w:r>
          <w:rPr/>
          <w:t xml:space="preserve">The validator stays honest and answers any request, since C can submit any token and wrapped value and read the reply; the gatekeepers and content servers are not modeled, because the adversary plays C’s role towards them.</w:t>
        </w:r>
      </w:ins>
      <w:commentRangeEnd w:id="76"/>
      <w:r>
        <w:rPr>
          <w:rStyle w:val="CommentReference"/>
        </w:rPr>
        <w:commentReference w:id="76"/>
      </w:r>
    </w:p>
    <w:p>
      <w:pPr>
        <w:pStyle w:val="BodyText"/>
        <w:rPr/>
      </w:pPr>
    </w:p>
    <w:p>
      <w:pPr>
        <w:pStyle w:val="BodyText"/>
        <w:rPr/>
      </w:pPr>
      <w:r>
        <w:rPr/>
        <w:t xml:space="preserve">ProVerif output: RESULT Observational equivalence is true.</w:t>
      </w:r>
    </w:p>
    <w:p>
      <w:pPr>
        <w:pStyle w:val="BodyText"/>
        <w:rPr/>
      </w:pPr>
      <w:commentRangeStart w:id="77"/>
      <w:del w:id="9207" w:author="Claude" w:date="2026-10-10T16:51:47Z">
        <w:r>
          <w:rPr>
            <w:b/>
            <w:bCs/>
          </w:rPr>
          <w:delText xml:space="preserve">Property E (credential validator).</w:delText>
        </w:r>
      </w:del>
      <w:ins w:id="9208" w:author="Claude" w:date="2026-10-10T16:51:47Z">
        <w:r>
          <w:rPr>
            <w:b/>
            <w:bCs/>
          </w:rPr>
          <w:t xml:space="preserve">Properties A and E (credential validator).</w:t>
        </w:r>
      </w:ins>
      <w:commentRangeEnd w:id="77"/>
      <w:r>
        <w:rPr>
          <w:rStyle w:val="CommentReference"/>
        </w:rPr>
        <w:commentReference w:id="77"/>
      </w:r>
      <w:r>
        <w:rPr>
          <w:b/>
          <w:bCs/>
        </w:rPr>
        <w:t xml:space="preserve"> </w:t>
      </w:r>
      <w:r>
        <w:rPr/>
        <w:t xml:space="preserve">v_token_sk and v_sign_sk are both leaked together, representing full compromise of the validator rather than one isolated key; c_device_sk stays private. PacketHash reaches the validator only wrapped under BlindShare_key, a value C generates fresh per transaction and never shares, so decrypting the now-readable token gives the validator a device identity with nothing to check it against, </w:t>
      </w:r>
      <w:commentRangeStart w:id="78"/>
      <w:del w:id="9209" w:author="Claude" w:date="2026-10-10T16:51:47Z">
        <w:r>
          <w:rPr/>
          <w:delText xml:space="preserve">and forging its own approval signature over an arbitrary wrapped value does not help, since that value still opens only with BlindShare_key.</w:delText>
        </w:r>
      </w:del>
      <w:ins w:id="9210" w:author="Claude" w:date="2026-10-10T16:51:47Z">
        <w:r>
          <w:rPr/>
          <w:t xml:space="preserve">and forging its own verdict signature over an arbitrary wrapped value does not help, since that value still opens only with BlindShare_key. Two models test this. BM_Validator_PacketHash_Secrecy.pv asks whether the attacker, playing the validator, can ever derive a PacketHash; it cannot. Its twin sends the PacketHash to the validator without the wrap, and the query fails. BM_Verdict_Boundary_SameClass.pv makes the device identities public, as a compromised validator knows them, and swaps the contents between the scenarios in place of the tokens. This asks Property A directly: which content did the device authenticate? Both transactions carry the same claim, so the validator issues the same verdict for both, and the equivalence holds. Its twin, BM_Verdict_Boundary_Control.pv, gives the two transactions different claims, and the equivalence fails: the verdict the validator signs differs between the scenarios. The verdict is a public attribute of the content and partitions the record population, so a validator that sees a rare verdict has fewer candidate records. The twin marks this boundary and is not a property of the protocol. The symbolic model does not measure how much a rare verdict narrows the candidates.</w:t>
        </w:r>
      </w:ins>
      <w:commentRangeEnd w:id="78"/>
      <w:r>
        <w:rPr>
          <w:rStyle w:val="CommentReference"/>
        </w:rPr>
        <w:commentReference w:id="78"/>
      </w:r>
      <w:commentRangeStart w:id="101"/>
      <w:ins w:id="9211" w:author="Claude" w:date="2026-10-10T16:51:47Z">
        <w:r>
          <w:rPr/>
          <w:t xml:space="preserve"> Decoy submissions are ordinary submissions with arbitrary content. Their claims follow the real mix of claims, so a rare verdict is shared with decoy records as well as real ones.</w:t>
        </w:r>
      </w:ins>
      <w:commentRangeEnd w:id="101"/>
      <w:r>
        <w:rPr>
          <w:rStyle w:val="CommentReference"/>
        </w:rPr>
        <w:commentReference w:id="101"/>
      </w:r>
    </w:p>
    <w:p>
      <w:pPr>
        <w:pStyle w:val="BodyText"/>
        <w:rPr/>
      </w:pPr>
    </w:p>
    <w:p>
      <w:pPr>
        <w:pStyle w:val="BodyText"/>
        <w:rPr/>
      </w:pPr>
      <w:r>
        <w:rPr/>
        <w:t xml:space="preserve">ProVerif output: </w:t>
      </w:r>
      <w:commentRangeStart w:id="79"/>
      <w:del w:id="9212" w:author="Claude" w:date="2026-10-10T16:51:47Z">
        <w:r>
          <w:rPr/>
          <w:delText xml:space="preserve">RESULT Observational equivalence is true.</w:delText>
        </w:r>
      </w:del>
      <w:ins w:id="9213" w:author="Claude" w:date="2026-10-10T16:51:47Z">
        <w:r>
          <w:rPr/>
          <w:t xml:space="preserve">BM_Verdict_Boundary_SameClass.pv returns RESULT Observational equivalence is true. BM_Validator_PacketHash_Secrecy.pv returns RESULT not attacker(ph_m[]) is true.</w:t>
        </w:r>
      </w:ins>
      <w:commentRangeEnd w:id="79"/>
      <w:r>
        <w:rPr>
          <w:rStyle w:val="CommentReference"/>
        </w:rPr>
        <w:commentReference w:id="79"/>
      </w:r>
    </w:p>
    <w:p>
      <w:pPr>
        <w:pStyle w:val="BodyText"/>
        <w:rPr/>
      </w:pPr>
      <w:commentRangeStart w:id="80"/>
      <w:del w:id="9214" w:author="Claude" w:date="2026-10-10T16:51:47Z">
        <w:r>
          <w:rPr>
            <w:b/>
            <w:bCs/>
          </w:rPr>
          <w:delText xml:space="preserve">Property F (content-channel server). </w:delText>
        </w:r>
        <w:r>
          <w:rPr/>
          <w:delText xml:space="preserve">f_device_sk is leaked; v_token_sk and c_device_sk both stay private.</w:delText>
        </w:r>
      </w:del>
      <w:ins w:id="9215" w:author="Claude" w:date="2026-10-10T16:51:47Z">
        <w:r>
          <w:rPr/>
          <w:t xml:space="preserve">Properties C and F (content-channel server). f_device_sk is leaked; every other key stays private.</w:t>
        </w:r>
      </w:ins>
      <w:commentRangeEnd w:id="80"/>
      <w:r>
        <w:rPr>
          <w:rStyle w:val="CommentReference"/>
        </w:rPr>
        <w:commentReference w:id="80"/>
      </w:r>
      <w:r>
        <w:rPr/>
        <w:t xml:space="preserve"> </w:t>
      </w:r>
      <w:commentRangeStart w:id="81"/>
      <w:del w:id="9216" w:author="Claude" w:date="2026-10-10T16:51:47Z">
        <w:r>
          <w:rPr/>
          <w:delText xml:space="preserve">The credential channel, including the device token, never reaches a content-channel server at all, so this model omits C and the validator entirely: neither is reachable from this compromise.</w:delText>
        </w:r>
      </w:del>
      <w:ins w:id="9217" w:author="Claude" w:date="2026-10-10T16:51:47Z">
        <w:r>
          <w:rPr/>
          <w:t xml:space="preserve">The credential channel, including the device token, never reaches a content-channel server at all. The full honest pipeline runs behind the compromised server. The adversary sees the public channel, all three boards and the registry, and plays the server’s own role.</w:t>
        </w:r>
      </w:ins>
      <w:commentRangeEnd w:id="81"/>
      <w:r>
        <w:rPr>
          <w:rStyle w:val="CommentReference"/>
        </w:rPr>
        <w:commentReference w:id="81"/>
      </w:r>
    </w:p>
    <w:p>
      <w:pPr>
        <w:pStyle w:val="BodyText"/>
        <w:rPr/>
      </w:pPr>
    </w:p>
    <w:p>
      <w:pPr>
        <w:pStyle w:val="BodyText"/>
        <w:rPr/>
      </w:pPr>
      <w:r>
        <w:rPr/>
        <w:t xml:space="preserve">ProVerif output: RESULT Observational equivalence is true.</w:t>
      </w:r>
    </w:p>
    <w:p>
      <w:pPr>
        <w:pStyle w:val="BodyText"/>
        <w:rPr/>
      </w:pPr>
      <w:r>
        <w:rPr>
          <w:b/>
          <w:bCs/>
        </w:rPr>
        <w:t xml:space="preserve">Property J (gatekeeper). </w:t>
      </w:r>
      <w:r>
        <w:rPr/>
        <w:t xml:space="preserve">g1_sk and g1_sign_sk are both leaked, giving the adversary a gatekeeper’s own relay-terminus and countersignature keys together; v_token_sk, v_sign_sk, and c_device_sk all stay private. A compromised gatekeeper holds PacketHash, the validator’s signature, BlindShare_key, and C’s ring signature in the clear, exactly as it would legitimately, but the device token never reaches it at all, since the credential channel terminates at C, not at any gatekeeper. </w:t>
      </w:r>
      <w:r>
        <w:rPr/>
        <w:t xml:space="preserve">C’s signature is modeled as an ordinary signature rather than the ring construction (Appendix A.5).</w:t>
      </w:r>
      <w:commentRangeStart w:id="82"/>
      <w:ins w:id="9218" w:author="Claude" w:date="2026-10-10T16:51:47Z">
        <w:r>
          <w:rPr/>
          <w:t xml:space="preserve"> The full honest pipeline runs behind it. The boards and the registry are public, and the adversary plays the first gatekeeper’s role.</w:t>
        </w:r>
      </w:ins>
      <w:commentRangeEnd w:id="82"/>
      <w:r>
        <w:rPr>
          <w:rStyle w:val="CommentReference"/>
        </w:rPr>
        <w:commentReference w:id="82"/>
      </w:r>
    </w:p>
    <w:p>
      <w:pPr>
        <w:pStyle w:val="BodyText"/>
        <w:rPr/>
      </w:pPr>
    </w:p>
    <w:p>
      <w:pPr>
        <w:pStyle w:val="BodyText"/>
        <w:rPr/>
      </w:pPr>
      <w:r>
        <w:rPr/>
        <w:t xml:space="preserve">ProVerif output: RESULT Observational equivalence is true.</w:t>
      </w:r>
    </w:p>
    <w:p>
      <w:pPr>
        <w:pStyle w:val="BodyText"/>
        <w:rPr/>
      </w:pPr>
      <w:commentRangeStart w:id="83"/>
      <w:del w:id="9219" w:author="Claude" w:date="2026-10-10T16:51:47Z">
        <w:r>
          <w:rPr/>
          <w:delText xml:space="preserve">All four hold: observational equivalence confirms that leaking any one component’s key, with the others withheld, gives a Dolev-Yao adversary no way to link a device to content.</w:delText>
        </w:r>
      </w:del>
      <w:ins w:id="9220" w:author="Claude" w:date="2026-10-10T16:51:47Z">
        <w:r>
          <w:rPr/>
          <w:t xml:space="preserve">All hold, and every twin fails. Leaking any one component’s keys, with the others withheld, gives a Dolev-Yao adversary no way to tell which device holds which token. For the validator, the component that sees the credential, it also gives no way to tell which content a device authenticated, within one verdict class. Each model can detect the fault its twin carries.</w:t>
        </w:r>
      </w:ins>
      <w:commentRangeEnd w:id="83"/>
      <w:r>
        <w:rPr>
          <w:rStyle w:val="CommentReference"/>
        </w:rPr>
        <w:commentReference w:id="83"/>
      </w:r>
    </w:p>
    <w:p>
      <w:pPr>
        <w:pStyle w:val="BodyText"/>
        <w:rPr/>
      </w:pPr>
      <w:r>
        <w:rPr>
          <w:b/>
          <w:bCs/>
        </w:rPr>
        <w:t xml:space="preserve">A.4 Posting and Registry Integrity: Properties G, H, and I</w:t>
      </w:r>
    </w:p>
    <w:p>
      <w:pPr>
        <w:pStyle w:val="BodyText"/>
        <w:rPr/>
      </w:pPr>
      <w:commentRangeStart w:id="84"/>
      <w:del w:id="9221" w:author="Claude" w:date="2026-10-10T16:51:47Z">
        <w:r>
          <w:rPr/>
          <w:delText xml:space="preserve">Three further properties confirm that posting integrity, not privacy, resists single-party forgery. Properties G and H are checked via a secrecy query (can a party lacking the relevant key ever derive it) rather than an observational equivalence check, since these support G1 (Section 4.2), not G2. Property I is checked via a correspondence query instead, since its claim concerns a sequence of events, quorum reached only after genuine approval, rather than a single key’s secrecy.</w:delText>
        </w:r>
      </w:del>
      <w:ins w:id="9222" w:author="Claude" w:date="2026-10-10T16:51:47Z">
        <w:r>
          <w:rPr/>
          <w:t xml:space="preserve">Three further properties confirm that posting integrity, not privacy, resists single-party forgery. They support G1 (Section 4.2), not G2. All three are correspondence queries: each states that one event happens only if an earlier event did. A secrecy query on a signing key is true whenever the model never sends the key, whether or not the protocol is sound, so it would not test these properties. Properties G and I are checked on the same two Quorum models. Each model also asks whether a quorum is reachable, so that no result holds only because nothing happens.</w:t>
        </w:r>
      </w:ins>
      <w:commentRangeEnd w:id="84"/>
      <w:r>
        <w:rPr>
          <w:rStyle w:val="CommentReference"/>
        </w:rPr>
        <w:commentReference w:id="84"/>
      </w:r>
    </w:p>
    <w:p>
      <w:pPr>
        <w:pStyle w:val="BodyText"/>
        <w:rPr/>
      </w:pPr>
      <w:commentRangeStart w:id="85"/>
      <w:del w:id="9223" w:author="Claude" w:date="2026-10-10T16:51:47Z">
        <w:r>
          <w:rPr>
            <w:b/>
            <w:bCs/>
          </w:rPr>
          <w:delText xml:space="preserve">Property G (match board signature). </w:delText>
        </w:r>
        <w:r>
          <w:rPr/>
          <w:delText xml:space="preserve">Section 3.3 requires a valid validator signature before any gatekeeper will post a PacketHash to its board, which makes single-server forgery infeasible even though PacketHash itself is a publicly computable hash. That claim rests entirely on one fact, that the validator’s signing key never becomes available to anyone else; the query asks whether the attacker can ever derive V-sign_sk.</w:delText>
        </w:r>
      </w:del>
      <w:ins w:id="9224" w:author="Claude" w:date="2026-10-10T16:51:47Z">
        <w:r>
          <w:rPr/>
          <w:t xml:space="preserve">Property G (verdict integrity). Section 3.3 requires C to accept a verdict only with the validator’s signature over that verdict and the wrapped value C itself sent, and requires each gatekeeper to check C’s signature in turn. The query asks whether C ever accepts a verdict that the validator did not issue, or one issued for a wrapped value C did not send: event(c_checked_w(p,v,w)) ==&gt; event(v_issued(v,w)) &amp;&amp; event(c_asked(p,w)). The attacker chooses the claim, so every verdict is reachable.</w:t>
        </w:r>
      </w:ins>
      <w:commentRangeEnd w:id="85"/>
      <w:r>
        <w:rPr>
          <w:rStyle w:val="CommentReference"/>
        </w:rPr>
        <w:commentReference w:id="85"/>
      </w:r>
    </w:p>
    <w:p>
      <w:pPr>
        <w:pStyle w:val="BodyText"/>
        <w:rPr/>
      </w:pPr>
    </w:p>
    <w:p>
      <w:pPr>
        <w:pStyle w:val="BodyText"/>
        <w:rPr/>
      </w:pPr>
      <w:r>
        <w:rPr/>
        <w:t xml:space="preserve">ProVerif output: </w:t>
      </w:r>
      <w:commentRangeStart w:id="86"/>
      <w:del w:id="9225" w:author="Claude" w:date="2026-10-10T16:51:47Z">
        <w:r>
          <w:rPr/>
          <w:delText xml:space="preserve">Query not attacker(v_sign_sk[]) is true.</w:delText>
        </w:r>
      </w:del>
      <w:ins w:id="9226" w:author="Claude" w:date="2026-10-10T16:51:47Z">
        <w:r>
          <w:rPr/>
          <w:t xml:space="preserve">Query event(c_checked_w(p,v,w)) ==&gt; event(v_issued(v,w)) &amp;&amp; event(c_asked(p,w)) is true, in both Quorum models.</w:t>
        </w:r>
      </w:ins>
      <w:commentRangeEnd w:id="86"/>
      <w:r>
        <w:rPr>
          <w:rStyle w:val="CommentReference"/>
        </w:rPr>
        <w:commentReference w:id="86"/>
      </w:r>
    </w:p>
    <w:p>
      <w:pPr>
        <w:pStyle w:val="BodyText"/>
        <w:rPr/>
      </w:pPr>
      <w:r>
        <w:rPr>
          <w:b/>
          <w:bCs/>
        </w:rPr>
        <w:t xml:space="preserve">Property H (registry write). </w:t>
      </w:r>
      <w:r>
        <w:rPr/>
        <w:t xml:space="preserve">Section 3.3 requires two independently-submitted entries, signed by two distinct content-channel server identities, agreeing on the same ContentHash before the registry finalizes a record: each server signs with a registry-signing key held only for this purpose, separate from the relay-terminus key that decrypted its own content channel (f_id_sk for one, i_id_sk for the other). </w:t>
      </w:r>
      <w:commentRangeStart w:id="87"/>
      <w:del w:id="9227" w:author="Claude" w:date="2026-10-10T16:51:47Z">
        <w:r>
          <w:rPr/>
          <w:delText xml:space="preserve">f_id_sk is leaked, representing full compromise of one server’s signing capability; i_id_sk stays private. The query asks whether the attacker, holding only the first key, can ever derive the second.</w:delText>
        </w:r>
      </w:del>
      <w:ins w:id="9228" w:author="Claude" w:date="2026-10-10T16:51:47Z">
        <w:r>
          <w:rPr/>
          <w:t xml:space="preserve">F is fully compromised: f_device_sk, f_id_sk and C’s ring key are leaked. I is honest, and the full honest pipeline runs behind both: the device, C, the validator, the three gatekeepers and the quorum. The adversary plays F. It reads content packets, boards and the quorum’s output, and may send I any packet. The content packet carries an optional field, and PacketHash covers it. The registry finalizes a record when it holds two signatures over the same record, one under each server’s registry key. Three queries are asked. The registry never finalizes a record that I did not sign. What I signs matches what the device sent, including the optional field. And what I signs carries a ContentHash and nonce the device sent, so the verdict is bound to a real submission. A fourth query confirms that a record can be finalized.</w:t>
        </w:r>
      </w:ins>
      <w:commentRangeEnd w:id="87"/>
      <w:r>
        <w:rPr>
          <w:rStyle w:val="CommentReference"/>
        </w:rPr>
        <w:commentReference w:id="87"/>
      </w:r>
    </w:p>
    <w:p>
      <w:pPr>
        <w:pStyle w:val="BodyText"/>
        <w:rPr/>
      </w:pPr>
    </w:p>
    <w:p>
      <w:pPr>
        <w:pStyle w:val="BodyText"/>
        <w:rPr/>
      </w:pPr>
      <w:r>
        <w:rPr/>
        <w:t xml:space="preserve">ProVerif output: </w:t>
      </w:r>
      <w:commentRangeStart w:id="88"/>
      <w:del w:id="9229" w:author="Claude" w:date="2026-10-10T16:51:47Z">
        <w:r>
          <w:rPr/>
          <w:delText xml:space="preserve">Query not attacker(i_id_sk[]) is true.</w:delText>
        </w:r>
      </w:del>
      <w:ins w:id="9230" w:author="Claude" w:date="2026-10-10T16:51:47Z">
        <w:r>
          <w:rPr/>
          <w:t xml:space="preserve">All three queries are true. In the twin the registry accepts two signatures from the same signer, and the first query fails.</w:t>
        </w:r>
      </w:ins>
      <w:commentRangeEnd w:id="88"/>
      <w:r>
        <w:rPr>
          <w:rStyle w:val="CommentReference"/>
        </w:rPr>
        <w:commentReference w:id="88"/>
      </w:r>
    </w:p>
    <w:p>
      <w:pPr>
        <w:pStyle w:val="BodyText"/>
        <w:rPr/>
      </w:pPr>
      <w:r>
        <w:rPr>
          <w:b/>
          <w:bCs/>
        </w:rPr>
        <w:t xml:space="preserve">Property I (quorum forgery resistance). </w:t>
      </w:r>
      <w:r>
        <w:rPr/>
        <w:t xml:space="preserve">Section 3.3 requires </w:t>
      </w:r>
      <w:commentRangeStart w:id="89"/>
      <w:del w:id="9231" w:author="Claude" w:date="2026-10-10T16:51:47Z">
        <w:r>
          <w:rPr/>
          <w:delText xml:space="preserve">a candidate PacketHash to appear on at least two of three independent match boards</w:delText>
        </w:r>
      </w:del>
      <w:ins w:id="9232" w:author="Claude" w:date="2026-10-10T16:51:47Z">
        <w:r>
          <w:rPr/>
          <w:t xml:space="preserve">a candidate PacketHash and verdict to appear on at least two of three independent match boards</w:t>
        </w:r>
      </w:ins>
      <w:commentRangeEnd w:id="89"/>
      <w:r>
        <w:rPr>
          <w:rStyle w:val="CommentReference"/>
        </w:rPr>
        <w:commentReference w:id="89"/>
      </w:r>
      <w:r>
        <w:rPr/>
        <w:t xml:space="preserve">, each backed by both the credential processor’s (C) signature and that board’s own gatekeeper countersignature, before a content-channel server proceeds. Two models test this against increasingly strong compromise. The first asks whether one compromised gatekeeper, with its board fully attacker-controlled (both its terminus key and its own signing key), can force this two-of-three quorum </w:t>
      </w:r>
      <w:commentRangeStart w:id="90"/>
      <w:del w:id="9233" w:author="Claude" w:date="2026-10-10T16:51:47Z">
        <w:r>
          <w:rPr/>
          <w:delText xml:space="preserve">for a PacketHash the validator never approved</w:delText>
        </w:r>
      </w:del>
      <w:ins w:id="9234" w:author="Claude" w:date="2026-10-10T16:51:47Z">
        <w:r>
          <w:rPr/>
          <w:t xml:space="preserve">for a PacketHash and verdict the validator never issued</w:t>
        </w:r>
      </w:ins>
      <w:commentRangeEnd w:id="90"/>
      <w:r>
        <w:rPr>
          <w:rStyle w:val="CommentReference"/>
        </w:rPr>
        <w:commentReference w:id="90"/>
      </w:r>
      <w:r>
        <w:rPr/>
        <w:t xml:space="preserve">. The second asks the same question with two of the three gatekeepers fully compromised, since two boards already satisfy the quorum’s arithmetic on their own. In both, the remaining honest gatekeeper or gatekeepers post to their own board only after independently verifying both the validator’s signature (via the BlindShare_key pairing) </w:t>
      </w:r>
      <w:commentRangeStart w:id="91"/>
      <w:del w:id="9235" w:author="Claude" w:date="2026-10-10T16:51:47Z">
        <w:r>
          <w:rPr/>
          <w:delText xml:space="preserve">and C’s signature over the same PacketHash.</w:delText>
        </w:r>
      </w:del>
      <w:ins w:id="9236" w:author="Claude" w:date="2026-10-10T16:51:47Z">
        <w:r>
          <w:rPr/>
          <w:t xml:space="preserve">and C’s signature over the same PacketHash and verdict.</w:t>
        </w:r>
      </w:ins>
      <w:commentRangeEnd w:id="91"/>
      <w:r>
        <w:rPr>
          <w:rStyle w:val="CommentReference"/>
        </w:rPr>
        <w:commentReference w:id="91"/>
      </w:r>
      <w:r>
        <w:rPr/>
        <w:t xml:space="preserve"> </w:t>
      </w:r>
      <w:commentRangeStart w:id="92"/>
      <w:del w:id="9237" w:author="Claude" w:date="2026-10-10T16:51:47Z">
        <w:r>
          <w:rPr/>
          <w:delText xml:space="preserve">The query asks whether reaching quorum ever happens without a preceding genuine validator approval for that same value.</w:delText>
        </w:r>
      </w:del>
      <w:ins w:id="9238" w:author="Claude" w:date="2026-10-10T16:51:47Z">
        <w:r>
          <w:rPr/>
          <w:t xml:space="preserve">The device’s claim is attacker-chosen, so the queries cover every verdict. The first asks whether reaching quorum ever happens without C having checked that same PacketHash and verdict: event(quorum_reached(p,v)) ==&gt; event(c_checked(p,v)). Together with Property G, a quorum then implies a verdict the validator issued. The second asks whether a quorum is reachable at all, so that the first is not true merely because nothing happens.</w:t>
        </w:r>
      </w:ins>
      <w:commentRangeEnd w:id="92"/>
      <w:r>
        <w:rPr>
          <w:rStyle w:val="CommentReference"/>
        </w:rPr>
        <w:commentReference w:id="92"/>
      </w:r>
    </w:p>
    <w:p>
      <w:pPr>
        <w:pStyle w:val="BodyText"/>
        <w:rPr/>
      </w:pPr>
    </w:p>
    <w:p>
      <w:pPr>
        <w:pStyle w:val="BodyText"/>
        <w:rPr/>
      </w:pPr>
      <w:r>
        <w:rPr/>
        <w:t xml:space="preserve">ProVerif output: Query </w:t>
      </w:r>
      <w:commentRangeStart w:id="93"/>
      <w:del w:id="9239" w:author="Claude" w:date="2026-10-10T16:51:47Z">
        <w:r>
          <w:rPr/>
          <w:delText xml:space="preserve">event(quorum_reached(p)) ==&gt; event(validator_approved(p)) is true.</w:delText>
        </w:r>
      </w:del>
      <w:ins w:id="9240" w:author="Claude" w:date="2026-10-10T16:51:47Z">
        <w:r>
          <w:rPr/>
          <w:t xml:space="preserve">event(quorum_reached(p,v)) ==&gt; event(c_checked(p,v)) is true, and a quorum is reachable. The twin, in which the honest gatekeepers and the quorum verify no signatures, fails the first query.</w:t>
        </w:r>
      </w:ins>
      <w:commentRangeEnd w:id="93"/>
      <w:r>
        <w:rPr>
          <w:rStyle w:val="CommentReference"/>
        </w:rPr>
        <w:commentReference w:id="93"/>
      </w:r>
    </w:p>
    <w:p>
      <w:pPr>
        <w:pStyle w:val="BodyText"/>
        <w:rPr/>
      </w:pPr>
    </w:p>
    <w:p>
      <w:pPr>
        <w:pStyle w:val="BodyText"/>
        <w:rPr/>
      </w:pPr>
      <w:r>
        <w:rPr/>
        <w:t xml:space="preserve">ProVerif output: Query </w:t>
      </w:r>
      <w:commentRangeStart w:id="94"/>
      <w:del w:id="9241" w:author="Claude" w:date="2026-10-10T16:51:47Z">
        <w:r>
          <w:rPr/>
          <w:delText xml:space="preserve">event(quorum_reached(p)) ==&gt; event(validator_approved(p)) is true.</w:delText>
        </w:r>
      </w:del>
      <w:ins w:id="9242" w:author="Claude" w:date="2026-10-10T16:51:47Z">
        <w:r>
          <w:rPr/>
          <w:t xml:space="preserve">event(quorum_reached(p,v)) ==&gt; event(c_checked(p,v)) is true, and a quorum is reachable. The twin, in which the quorum of the two compromised boards does not verify C’s signature, fails the first query.</w:t>
        </w:r>
      </w:ins>
      <w:commentRangeEnd w:id="94"/>
      <w:r>
        <w:rPr>
          <w:rStyle w:val="CommentReference"/>
        </w:rPr>
        <w:commentReference w:id="94"/>
      </w:r>
    </w:p>
    <w:p>
      <w:pPr>
        <w:pStyle w:val="BodyText"/>
        <w:rPr/>
      </w:pPr>
      <w:commentRangeStart w:id="95"/>
      <w:del w:id="9243" w:author="Claude" w:date="2026-10-10T16:51:47Z">
        <w:r>
          <w:rPr/>
          <w:delText xml:space="preserve">Both keys stay undetermined under repeated, replicated use: the validator process is unboundedly replicated, modeling arbitrarily many signing operations, and a single</w:delText>
        </w:r>
      </w:del>
      <w:ins w:id="9244" w:author="Claude" w:date="2026-10-10T16:51:47Z">
        <w:r>
          <w:rPr/>
          <w:t xml:space="preserve">Every process is unboundedly replicated, modeling arbitrarily many transactions, and a single</w:t>
        </w:r>
      </w:ins>
      <w:commentRangeEnd w:id="95"/>
      <w:r>
        <w:rPr>
          <w:rStyle w:val="CommentReference"/>
        </w:rPr>
        <w:commentReference w:id="95"/>
      </w:r>
      <w:r>
        <w:rPr/>
        <w:t xml:space="preserve"> compromised content-channel server, however fully controlled, can still produce only its own signature.</w:t>
      </w:r>
      <w:r>
        <w:rPr/>
        <w:t xml:space="preserve"> Property H’s result depends on signature-based server identity actually being the registry’s verification mechanism; if a future revision authenticates submissions some other way, this model would need to be re-derived under that mechanism.</w:t>
      </w:r>
    </w:p>
    <w:p>
      <w:pPr>
        <w:pStyle w:val="BodyText"/>
        <w:rPr/>
      </w:pPr>
      <w:r>
        <w:rPr>
          <w:b/>
          <w:bCs/>
        </w:rPr>
        <w:t xml:space="preserve">A.5 Scope, Limitations, and Computational Soundness</w:t>
      </w:r>
    </w:p>
    <w:p>
      <w:pPr>
        <w:pStyle w:val="BodyText"/>
        <w:rPr/>
      </w:pPr>
      <w:r>
        <w:rPr/>
        <w:t xml:space="preserve">The symbolic model treats AES-256, SHA-256, and the signature schemes as perfect (Dolev-Yao) and abstracts C’s ring signature as an ordinary signature (Appendix A.3); the ring signature’s unlinkability is evaluated empirically in Appendix D. Computational-soundness results such as Abadi and Rogaway [9] cover restricted classes of symbolic models (passive adversaries, encryption only) and are not claimed to transfer to this model, so the verified properties are symbolic guarantees. The model’s aenc/adec primitives represent the reference instantiation’s use of ECIES (IND-CCA2) for credential encryption; a computational security proof is outside this paper’s scope.</w:t>
      </w:r>
      <w:commentRangeStart w:id="96"/>
      <w:ins w:id="9245" w:author="Claude" w:date="2026-10-10T16:51:47Z">
        <w:r>
          <w:rPr/>
          <w:t xml:space="preserve"> Several things are not modeled. A compromised validator that withholds replies and watches the registry (selective denial) is outside the models: the symbolic adversary sees the order of registry outputs, which separates the two scenarios for a timing reason the symbolic model cannot weigh. Holds, bundling and decoys address this, and Appendix D evaluates them empirically. The models also omit replay logging, the key reference, the manufacturer-key identifier and padding. The optional fields are modeled as a single field. For the privacy properties, coordinated compromise of several components, which Section 4.6 treats as defeating the guarantee, is not modeled.</w:t>
        </w:r>
      </w:ins>
      <w:commentRangeEnd w:id="96"/>
      <w:r>
        <w:rPr>
          <w:rStyle w:val="CommentReference"/>
        </w:rPr>
        <w:commentReference w:id="96"/>
      </w:r>
    </w:p>
    <w:p>
      <w:pPr>
        <w:pStyle w:val="BodyText"/>
        <w:rPr/>
      </w:pPr>
    </w:p>
    <w:p>
      <w:pPr>
        <w:pStyle w:val="BodyText"/>
        <w:rPr/>
      </w:pPr>
      <w:r>
        <w:rPr/>
        <w:t xml:space="preserve">Table A.2 lists what lies outside the current formal guarantees.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0"/>
        <w:gridCol w:w="4002"/>
        <w:gridCol w:w="3037"/>
        <w:gridCol w:w="1830"/>
      </w:tblGrid>
      <w:tr>
        <w:trPr>
          <w:tblHeader w:val="true"/>
        </w:trPr>
        <w:tc>
          <w:tcPr>
            <w:tcW w:w="4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w:t>
            </w:r>
          </w:p>
        </w:tc>
        <w:tc>
          <w:tcPr>
            <w:tcW w:w="400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Limitation</w:t>
            </w:r>
          </w:p>
        </w:tc>
        <w:tc>
          <w:tcPr>
            <w:tcW w:w="303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Status</w:t>
            </w:r>
          </w:p>
        </w:tc>
        <w:tc>
          <w:tcPr>
            <w:tcW w:w="18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Where addressed</w:t>
            </w:r>
          </w:p>
        </w:tc>
      </w:tr>
      <w:tr>
        <w:trPr/>
        <w:tc>
          <w:tcPr>
            <w:tcW w:w="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w:t>
            </w:r>
          </w:p>
        </w:tc>
        <w:tc>
          <w:tcPr>
            <w:tcW w:w="4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Physical realization (side-channel, power analysis, timing leakage in the A_HW class)</w:t>
            </w:r>
          </w:p>
        </w:tc>
        <w:tc>
          <w:tcPr>
            <w:tcW w:w="30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 of scope: a physical implementation concern, not a property of the protocol</w:t>
            </w:r>
          </w:p>
        </w:tc>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Section 4.1 (A_HW)</w:t>
            </w:r>
          </w:p>
        </w:tc>
      </w:tr>
      <w:tr>
        <w:trPr/>
        <w:tc>
          <w:tcPr>
            <w:tcW w:w="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w:t>
            </w:r>
          </w:p>
        </w:tc>
        <w:tc>
          <w:tcPr>
            <w:tcW w:w="4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Traffic analysis and timing correlation against an adversary holding no keys</w:t>
            </w:r>
          </w:p>
        </w:tc>
        <w:tc>
          <w:tcPr>
            <w:tcW w:w="30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Empirical</w:t>
            </w:r>
          </w:p>
        </w:tc>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Appendix D (all seven vantage points)</w:t>
            </w:r>
          </w:p>
        </w:tc>
      </w:tr>
      <w:tr>
        <w:trPr/>
        <w:tc>
          <w:tcPr>
            <w:tcW w:w="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w:t>
            </w:r>
          </w:p>
        </w:tc>
        <w:tc>
          <w:tcPr>
            <w:tcW w:w="4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Governance compromise and legal compulsion</w:t>
            </w:r>
          </w:p>
        </w:tc>
        <w:tc>
          <w:tcPr>
            <w:tcW w:w="30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Governance and audit</w:t>
            </w:r>
          </w:p>
        </w:tc>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Section 6.2; Appendix C</w:t>
            </w:r>
          </w:p>
        </w:tc>
      </w:tr>
      <w:tr>
        <w:trPr/>
        <w:tc>
          <w:tcPr>
            <w:tcW w:w="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w:t>
            </w:r>
          </w:p>
        </w:tc>
        <w:tc>
          <w:tcPr>
            <w:tcW w:w="4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Blockchain consensus and liveness</w:t>
            </w:r>
          </w:p>
        </w:tc>
        <w:tc>
          <w:tcPr>
            <w:tcW w:w="30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 of scope; liveness handled by governance removal</w:t>
            </w:r>
          </w:p>
        </w:tc>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Section 4.1</w:t>
            </w:r>
          </w:p>
        </w:tc>
      </w:tr>
      <w:tr>
        <w:trPr/>
        <w:tc>
          <w:tcPr>
            <w:tcW w:w="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5</w:t>
            </w:r>
          </w:p>
        </w:tc>
        <w:tc>
          <w:tcPr>
            <w:tcW w:w="4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Network-layer identity exposure (source IP address)</w:t>
            </w:r>
          </w:p>
        </w:tc>
        <w:tc>
          <w:tcPr>
            <w:tcW w:w="30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Architectural requirement (G6), not verifiable in the symbolic model; empirical check</w:t>
            </w:r>
          </w:p>
        </w:tc>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G6 (Section 4.2); Appendix D</w:t>
            </w:r>
          </w:p>
        </w:tc>
      </w:tr>
      <w:tr>
        <w:trPr/>
        <w:tc>
          <w:tcPr>
            <w:tcW w:w="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6</w:t>
            </w:r>
          </w:p>
        </w:tc>
        <w:tc>
          <w:tcPr>
            <w:tcW w:w="4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Duplicate-collapse write rule (a database invariant, not an adversarial protocol property)</w:t>
            </w:r>
          </w:p>
        </w:tc>
        <w:tc>
          <w:tcPr>
            <w:tcW w:w="30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Audited operationally</w:t>
            </w:r>
          </w:p>
        </w:tc>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Section 3.3; Section 6.2</w:t>
            </w:r>
          </w:p>
        </w:tc>
      </w:tr>
    </w:tbl>
    <w:p>
      <w:pPr>
        <w:pStyle w:val="BodyText"/>
        <w:rPr/>
      </w:pPr>
      <w:r>
        <w:rPr>
          <w:b/>
          <w:bCs/>
        </w:rPr>
        <w:t xml:space="preserve">APPENDIX B: DEVICE-SIDE COMPUTATIONAL TIMING (ESTIMATED FROM PUBLISHED BENCHMARKS)</w:t>
      </w:r>
    </w:p>
    <w:p>
      <w:pPr>
        <w:pStyle w:val="BodyText"/>
        <w:rPr/>
      </w:pPr>
      <w:r>
        <w:rPr/>
        <w:t xml:space="preserve">This paper’s device-side timing claim (Section 5, 6.1) rests on published benchmarks for standard, non-novel cryptographic primitives, not on fresh measurement of a specific prototype; no timing instrumentation has been run on this architecture’s own implementation.</w:t>
      </w:r>
      <w:r>
        <w:rPr/>
        <w:t xml:space="preserve"> This estimate is device-side only; the validator’s signing operation (Section 3.3) is not a device cost.</w:t>
      </w:r>
      <w:r>
        <w:rPr/>
        <w:t xml:space="preserve"> The estimate is built as follows.</w:t>
      </w:r>
    </w:p>
    <w:p>
      <w:pPr>
        <w:pStyle w:val="BodyText"/>
        <w:rPr/>
      </w:pPr>
      <w:r>
        <w:rPr/>
        <w:t xml:space="preserve">Seven ECIES encryption operations are required per capture, each requiring two elliptic-curve scalar multiplications (fixed-base and variable-base) for fourteen total: one to encapsulate the device token under V-token_pk; one to encapsulate the credential bundle (the encrypted token plus PacketHash in the clear) under C’s relay-terminus key; two more to encapsulate the content channel under each of the two content-channel submission servers’ relay-terminus keys independently; and three further wraps, one per channel, for delivery to each channel’s first relay hop (Section 3.2), an unavoidable cost of the relay layer that a direct-delivery count would omit. Bernstein and Schwabe [18] report 527,102 cycles (1,517 operations/second) for this exact operation, an ECDH-style key agreement, on a single 800MHz ARM Cortex-A8 core, the slowest, oldest hardware class this paper’s “commodity embedded processors” claim is meant to cover. That figure gives 0.659ms per operation, roughly 4.6ms for all seven. Symmetric authenticated encryption of the credential bundle (AES-256-GCM) operates on inputs of a few hundred bytes at most, and published NEON-optimized throughput on the same hardware class (5.60 cycles per byte) puts this at a small fraction of a millisecond, negligible next to the ECC cost. BlindShare_key generation, a symmetric key generated fresh per transaction by C rather than the device, adds no device-side cost.</w:t>
      </w:r>
    </w:p>
    <w:p>
      <w:pPr>
        <w:pStyle w:val="BodyText"/>
        <w:rPr/>
      </w:pPr>
      <w:r>
        <w:rPr/>
        <w:t xml:space="preserve">Hashing the media content to produce ContentHash is a separate, substantially larger cost, since it operates on the full raw image rather than a small value, and does not belong in the same category as the key-encapsulation operations above. eBACS [19] reports SHA-256 throughput of approximately 13.7 cycles/byte for long messages on this same Cortex-A8 hardware class, software-only, no hardware acceleration. A representative RAW file, roughly 25–35MB for a 24-megapixel sensor and larger for higher resolutions, yields an estimated 430–600ms on this conservative baseline; hardware-accelerated SHA (ARMv8 crypto extensions, roughly 3.6x faster on comparable hardware) brings this down to roughly 120–170ms, still not negligible. This dominates the device-side timing budget; the ECC and symmetric operations above are a small fraction of the total by comparison.</w:t>
      </w:r>
    </w:p>
    <w:p>
      <w:pPr>
        <w:pStyle w:val="BodyText"/>
        <w:rPr/>
      </w:pPr>
      <w:r>
        <w:rPr/>
        <w:t xml:space="preserve">The 2–10ms range stated in Section 6.1 covers only the key-encapsulation and symmetric operations on small values (about 4.6–5ms on the slowest baseline). Hashing the media content adds hundreds of milliseconds and scales with file size and hardware acceleration.</w:t>
      </w:r>
    </w:p>
    <w:p>
      <w:pPr>
        <w:pStyle w:val="BodyText"/>
        <w:rPr/>
      </w:pPr>
    </w:p>
    <w:p>
      <w:pPr>
        <w:pStyle w:val="BodyText"/>
        <w:rPr/>
      </w:pPr>
      <w:r>
        <w:rPr>
          <w:b/>
          <w:bCs/>
        </w:rPr>
        <w:t xml:space="preserve">APPENDIX C: REFERENCE DEPLOYMENT GOVERNANCE MODEL (PROPOSED)</w:t>
      </w:r>
    </w:p>
    <w:p>
      <w:pPr>
        <w:pStyle w:val="BodyText"/>
        <w:rPr/>
      </w:pPr>
      <w:r>
        <w:rPr/>
        <w:t xml:space="preserve">This appendix details a proposed governance structure for the reference deployment, drawn from the Birthmark Media Registry Governance Charter, which also specifies admission and voting procedure, phased rollout, removal timelines and foundation reserve nodes;</w:t>
      </w:r>
      <w:r>
        <w:rPr/>
        <w:t xml:space="preserve"> nothing here is formally verified, and it should be read at the same level of confidence as Section 5’s other deployment-specific commitments.</w:t>
      </w:r>
    </w:p>
    <w:p>
      <w:pPr>
        <w:pStyle w:val="BodyText"/>
        <w:rPr/>
      </w:pPr>
      <w:r>
        <w:rPr>
          <w:b/>
          <w:bCs/>
        </w:rPr>
        <w:t xml:space="preserve">Roles.</w:t>
      </w:r>
      <w:r>
        <w:rPr/>
        <w:t xml:space="preserve"> Credential validators (camera manufacturers, application developers) participate as integrators; there is no admission process, since they are the system’s customers, not Coalition members. Submission server operators are Coalition Members: eligible organizations in journalism, fact-checking, press freedom, or information integrity, explicitly excluding media-production organizations for conflict of interest, consistent with Section 6.2. Each Coalition Member owns one or more node slots, conferring both submission-server operating rights and Registry Node operation.</w:t>
      </w:r>
    </w:p>
    <w:p>
      <w:pPr>
        <w:pStyle w:val="BodyText"/>
        <w:rPr/>
      </w:pPr>
      <w:r>
        <w:rPr>
          <w:b/>
          <w:bCs/>
        </w:rPr>
        <w:t xml:space="preserve">Ownership limits.</w:t>
      </w:r>
      <w:r>
        <w:rPr/>
        <w:t xml:space="preserve"> No single organization may hold more than 2 nodes or 10% of total nodes, whichever is higher; related organizations count as one entity for this purpose.</w:t>
      </w:r>
    </w:p>
    <w:p>
      <w:pPr>
        <w:pStyle w:val="BodyText"/>
        <w:rPr/>
      </w:pPr>
      <w:r>
        <w:rPr>
          <w:b/>
          <w:bCs/>
        </w:rPr>
        <w:t xml:space="preserve">Consensus.</w:t>
      </w:r>
      <w:r>
        <w:rPr/>
        <w:t xml:space="preserve"> GRANDPA finalization, 67% agreement threshold, consistent with the 2:1 honest-to-compromised ratio already assumed in Section 6.2.</w:t>
      </w:r>
    </w:p>
    <w:p>
      <w:pPr>
        <w:pStyle w:val="BodyText"/>
        <w:rPr/>
      </w:pPr>
    </w:p>
    <w:p>
      <w:pPr>
        <w:pStyle w:val="BodyText"/>
        <w:rPr/>
      </w:pPr>
    </w:p>
    <w:p>
      <w:pPr>
        <w:pStyle w:val="BodyText"/>
        <w:rPr/>
      </w:pPr>
      <w:r>
        <w:rPr>
          <w:b/>
          <w:bCs/>
        </w:rPr>
        <w:t xml:space="preserve">Removal.</w:t>
      </w:r>
      <w:r>
        <w:rPr/>
        <w:t xml:space="preserve"> </w:t>
      </w:r>
      <w:r>
        <w:rPr/>
        <w:t xml:space="preserve">Removal requires a formal proposal and a 67% vote; legal compulsion to violate the charter triggers mandatory removal, consistent with Section 6.2.</w:t>
      </w:r>
    </w:p>
    <w:p>
      <w:pPr>
        <w:pStyle w:val="BodyText"/>
        <w:rPr/>
      </w:pPr>
    </w:p>
    <w:p>
      <w:pPr>
        <w:pStyle w:val="BodyText"/>
        <w:rPr/>
      </w:pPr>
      <w:r>
        <w:rPr>
          <w:b/>
          <w:bCs/>
        </w:rPr>
        <w:t xml:space="preserve">Manufacturer key rotation and revocation.</w:t>
      </w:r>
      <w:r>
        <w:rPr/>
        <w:t xml:space="preserve"> Manufacturer keys (V-token_pk/V-token_sk, and separately V-sign_pk/V-sign_sk) are manufacturer-controlled, not consortium-issued, consistent with credential validators operating outside consortium governance (Section 6.2). A registry of currently-valid manufacturer public keys, maintained alongside the schema-attestation mechanism (Section 6.2), lets submission servers and gatekeepers reject signatures from a revoked key going forward, identifying the correct key to check via the manufacturer-key identifier described in Section 3.3. A compromised or rotated key does not retroactively invalidate past registry entries, since past authentications do not depend on the current validity of the key that produced them, and a later key compromise does not itself enable correlation of past submissions (Property E, Appendix A.3). If a manufacturer ceases operating its validator entirely, devices it registered can no longer produce new authenticated submissions (Section 6.3).</w:t>
      </w:r>
    </w:p>
    <w:p>
      <w:pPr>
        <w:pStyle w:val="BodyText"/>
        <w:rPr/>
      </w:pPr>
      <w:r>
        <w:rPr>
          <w:b/>
          <w:bCs/>
        </w:rPr>
        <w:t xml:space="preserve">Manufacturer schema attestation.</w:t>
      </w:r>
      <w:r>
        <w:rPr/>
        <w:t xml:space="preserve"> Before connecting to the consortium network, a credential validator operator’s manufacturing database is audited by an independent party who directly inspects the schema to confirm it supports only membership queries, with no device-identifier-to-token mapping present. The auditor and manufacturer co-sign the schema attestation, which is posted to the Birthmark Registry. The attestation is immutable; any later audit triggered by suspicion can compare the current schema against the committed record. Discrepancy is provably post-certification, establishing clear accountability without requiring recurring audit structure. This mechanism is a hardening example for the audited constraint preservation model described in Section 6.2; the architecture does not prescribe it as the only compliant approach.</w:t>
      </w:r>
    </w:p>
    <w:p>
      <w:pPr>
        <w:pStyle w:val="BodyText"/>
        <w:rPr/>
      </w:pPr>
      <w:r>
        <w:rPr>
          <w:b/>
          <w:bCs/>
        </w:rPr>
        <w:t xml:space="preserve">APPENDIX D: EMPIRICAL EVALUATION</w:t>
      </w:r>
    </w:p>
    <w:p>
      <w:pPr>
        <w:pStyle w:val="BodyText"/>
        <w:rPr/>
      </w:pPr>
      <w:r>
        <w:rPr>
          <w:b/>
          <w:bCs/>
        </w:rPr>
        <w:t xml:space="preserve">D.1 Overview</w:t>
      </w:r>
    </w:p>
    <w:p>
      <w:pPr>
        <w:pStyle w:val="BodyText"/>
        <w:rPr/>
      </w:pPr>
      <w:r>
        <w:rPr/>
        <w:t xml:space="preserve">This appendix reports an empirical evaluation of questions the formal properties in Appendix A cannot address: the ProVerif models have no notion of timing or packet size, and the symbolic model makes no claims about what a party with legitimate access to its own keys and internal timing can infer. Appendix D evaluates both gaps together in one experiment.</w:t>
      </w:r>
    </w:p>
    <w:p>
      <w:pPr>
        <w:pStyle w:val="BodyText"/>
        <w:rPr/>
      </w:pPr>
      <w:r>
        <w:rPr/>
        <w:t xml:space="preserve">The experiment, InternalCompromiseRun, simulates the protocol's full message flow with real and decoy traffic and attacks it from seven vantage points simultaneously: a passive network observer holding no keys, and each of the six key-holding components (first-hop relays on the credential and content paths, the credential processor C, the validator V, the gatekeepers, and the content servers F and I). Each adversary holds every key its component legitimately holds, its component's exact event timing, and a passive view of traffic sizes and timing on every link. Full code, parameters, and per-cell data are in the paper's companion repository at SNAExperiment/.</w:t>
      </w:r>
    </w:p>
    <w:p>
      <w:pPr>
        <w:pStyle w:val="BodyText"/>
        <w:rPr/>
      </w:pPr>
      <w:r>
        <w:rPr>
          <w:b/>
          <w:bCs/>
        </w:rPr>
        <w:t xml:space="preserve">D.2 Setup</w:t>
      </w:r>
    </w:p>
    <w:p>
      <w:pPr>
        <w:pStyle w:val="BodyText"/>
        <w:rPr/>
      </w:pPr>
      <w:r>
        <w:rPr/>
        <w:t xml:space="preserve">Twenty submission servers, one validator, and three active gatekeepers operate per run. Each transaction uses nine distinct nodes: a credential path (A → B → C) and two content paths (D → E → F, G → H → I) sharing no node. Every transit leg is padded to a size drawn uniformly from 420–460 bytes; the gatekeeper fan-out uses its own larger class (820–860 bytes). </w:t>
      </w:r>
      <w:r>
        <w:rPr/>
        <w:t xml:space="preserve">Sixty decoy transactions from registered decoy identities are in flight at every real-traffic level; each is a genuine transaction, approved and finalized like any real one, and every adversary's candidate pool includes the decoy identities, since no vantage can distinguish them.</w:t>
      </w:r>
    </w:p>
    <w:p>
      <w:pPr>
        <w:pStyle w:val="BodyText"/>
        <w:rPr/>
      </w:pPr>
      <w:r>
        <w:rPr/>
        <w:t xml:space="preserve">Each vantage scores every candidate — real device submissions on the wire, grouped into captures, with decoy identity submissions included — by the likelihood of the observed record time given that candidate, using likelihoods built by Monte Carlo simulation on independent seeds. The vantage with the highest summed posterior names the device. Every vantage is compared with a passive observer on the same records.</w:t>
      </w:r>
    </w:p>
    <w:p>
      <w:pPr>
        <w:pStyle w:val="BodyText"/>
        <w:rPr/>
      </w:pPr>
      <w:r>
        <w:rPr/>
        <w:t xml:space="preserve">Results are reported at R = 1, 20, and 100 real transactions in flight, each with 60 decoys. The mean capture-to-finalization latency under this configuration is 1,034 seconds. Two hundred runs per cell were completed; every cell produced at least 50 correct and 50 incorrect decisions per vantage.</w:t>
      </w:r>
    </w:p>
    <w:p>
      <w:pPr>
        <w:pStyle w:val="BodyText"/>
        <w:rPr/>
      </w:pPr>
      <w:r>
        <w:rPr>
          <w:b/>
          <w:bCs/>
        </w:rPr>
        <w:t xml:space="preserve">D.3 Results</w:t>
      </w:r>
    </w:p>
    <w:p>
      <w:pPr>
        <w:pStyle w:val="BodyText"/>
        <w:rPr/>
      </w:pPr>
      <w:r>
        <w:rPr/>
        <w:t xml:space="preserve">Per-cell device-naming accuracy and lead over the passive observer for all seven vantages, at R = 1 (the primary operating point) and R = 20 for comparison, are in the companion repository (Appendix D.1); this section reports the results the argument rests on.</w:t>
      </w:r>
    </w:p>
    <w:p>
      <w:pPr>
        <w:pStyle w:val="BodyText"/>
        <w:rPr/>
      </w:pPr>
      <w:r>
        <w:rPr/>
        <w:t xml:space="preserve">No component gains more than a quarter of a point over the passive observer at any tested volume, a margin we treat as effectively indistinguishable from it. The largest lead is the content server’s at R = 100 (+0.24 points [+0.18, +0.30]), the only lead whose interval lies above zero, and it reflects the content server’s direct knowledge of content arrival time. The validator, which knows device identity exactly, sits at or below the observer at every volume (−0.40 points at R = 1 [−0.79, −0.05]), because its feasible candidate set is smaller than the observer’s by construction.</w:t>
      </w:r>
    </w:p>
    <w:p>
      <w:pPr>
        <w:pStyle w:val="BodyText"/>
        <w:rPr/>
      </w:pPr>
      <w:r>
        <w:rPr/>
        <w:t xml:space="preserve">Every component, the observer included, names the device about 4 to 5 times as often as a guess among the devices that could have produced the record (the observer reaches 4.9× at R = 1 and 4.5× at R = 100). This ratio reflects timing structure along the relay path that no tested setting removes. Role-aware holds are the dominant mechanism: without them the validator leads the observer by 2.0 points at R = 1 (Appendix D.5).</w:t>
      </w:r>
    </w:p>
    <w:p>
      <w:pPr>
        <w:pStyle w:val="BodyText"/>
        <w:rPr/>
      </w:pPr>
      <w:r>
        <w:rPr>
          <w:b/>
          <w:bCs/>
        </w:rPr>
        <w:t xml:space="preserve">D.4 Confidence Analysis</w:t>
      </w:r>
    </w:p>
    <w:p>
      <w:pPr>
        <w:pStyle w:val="BodyText"/>
        <w:rPr/>
      </w:pPr>
      <w:r>
        <w:rPr/>
        <w:t xml:space="preserve">No vantage can identify which of its guesses are correct at any tested volume. The upper bound of the 95% interval on each vantage's top-1% most-confident guesses stays below 50% in every cell. Fewer than 0.1% of any vantage's guesses fall in a group that is right more than half the time. A vantage that passes this criterion cannot select any subset of its own decisions and be right about most of them; the credential processor, first hops, and gatekeeper pass with no qualifying decisions at all at R = 1.</w:t>
      </w:r>
    </w:p>
    <w:p>
      <w:pPr>
        <w:pStyle w:val="BodyText"/>
        <w:rPr/>
      </w:pPr>
    </w:p>
    <w:p>
      <w:pPr>
        <w:pStyle w:val="BodyText"/>
        <w:rPr/>
      </w:pPr>
      <w:r>
        <w:rPr>
          <w:b/>
          <w:bCs/>
        </w:rPr>
        <w:t xml:space="preserve">D.5 Mechanism Attribution</w:t>
      </w:r>
    </w:p>
    <w:p>
      <w:pPr>
        <w:pStyle w:val="BodyText"/>
        <w:spacing w:before="180" w:after="180"/>
        <w:rPr/>
      </w:pPr>
      <w:r>
        <w:rPr/>
        <w:t xml:space="preserve">Removing role-aware holds (device content channels and F/I pre-match hold at 120 s rather than 240 s) </w:t>
      </w:r>
      <w:r>
        <w:rPr/>
        <w:t xml:space="preserve">raises the validator’s accuracy at R = 1 from 9.5% to 12.6% and the observer’s from 9.9% to 10.6%, moving the validator from 0.4 points below the observer to 2.0 points above it.</w:t>
      </w:r>
      <w:r>
        <w:rPr/>
        <w:t xml:space="preserve"> The remaining mechanisms—C's and V's holds, the departure-bundle inclusion lottery, the post-match lottery, and registry bundling—</w:t>
      </w:r>
      <w:r>
        <w:rPr/>
        <w:t xml:space="preserve">each change the observer’s accuracy by 0.1 points or less when removed alone; removing all five raises it by 1.5 points, about twice the effect of the role-aware holds alone.</w:t>
      </w:r>
      <w:r>
        <w:rPr/>
        <w:t xml:space="preserve"> </w:t>
      </w:r>
      <w:r>
        <w:rPr/>
        <w:t xml:space="preserve">Their primary functions are distinct from correlation resistance; for example, without the post-match lottery 21.6% of record pairs from F and I submit within 5 seconds, against 3.9% with it.</w:t>
      </w:r>
      <w:r>
        <w:rPr/>
        <w:t xml:space="preserve"> The gatekeeper fan-out size class (Section 3.2) and the gatekeeper’s own hold (Section 3.3) were not removed in any build.</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10T16:51:47Z" w:initials="C">
    <w:p w14:paraId="1ADDBE48" w14:textId="77777777">
      <w:r>
        <w:rPr>
          <w:rStyle w:val="CommentReference"/>
        </w:rPr>
        <w:annotationRef/>
      </w:r>
      <w:r>
        <w:rPr>
          <w:color w:val="000000"/>
          <w:sz w:val="20"/>
          <w:szCs w:val="20"/>
        </w:rPr>
        <w:t xml:space="preserve">[verdict] Verdict C, applied through the whole paper in v84; every edit for it is tagged [verdict]. The validator no longer signs a constant “APPROVED”. It signs a verdict it computes from the device’s claim about post-capture processing. The abstract changes only this clause.</w:t>
      </w:r>
    </w:p>
  </w:comment>
  <w:comment w:id="1" w:author="Claude" w:date="2026-10-10T16:51:47Z" w:initials="C">
    <w:p w14:paraId="322F55C4" w14:textId="77777777">
      <w:r>
        <w:rPr>
          <w:rStyle w:val="CommentReference"/>
        </w:rPr>
        <w:annotationRef/>
      </w:r>
      <w:r>
        <w:rPr>
          <w:color w:val="000000"/>
          <w:sz w:val="20"/>
          <w:szCs w:val="20"/>
        </w:rPr>
        <w:t xml:space="preserve">[verdict] The device now puts a claim in the token. The claim is zero for an unedited capture.</w:t>
      </w:r>
    </w:p>
  </w:comment>
  <w:comment w:id="2" w:author="Claude" w:date="2026-10-10T16:51:47Z" w:initials="C">
    <w:p w14:paraId="04DA2C2D" w14:textId="77777777">
      <w:r>
        <w:rPr>
          <w:rStyle w:val="CommentReference"/>
        </w:rPr>
        <w:annotationRef/>
      </w:r>
      <w:r>
        <w:rPr>
          <w:color w:val="000000"/>
          <w:sz w:val="20"/>
          <w:szCs w:val="20"/>
        </w:rPr>
        <w:t xml:space="preserve">[verdict] C now signs the pair (PacketHash, verdict). There is no longer a constant “approved” value to sign.</w:t>
      </w:r>
    </w:p>
  </w:comment>
  <w:comment w:id="3" w:author="Claude" w:date="2026-10-10T16:51:47Z" w:initials="C">
    <w:p w14:paraId="07E4AFCC" w14:textId="77777777">
      <w:r>
        <w:rPr>
          <w:rStyle w:val="CommentReference"/>
        </w:rPr>
        <w:annotationRef/>
      </w:r>
      <w:r>
        <w:rPr>
          <w:color w:val="000000"/>
          <w:sz w:val="20"/>
          <w:szCs w:val="20"/>
        </w:rPr>
        <w:t xml:space="preserve">[verdict] The validator’s new job: judge the claim and sign the verdict. It still never reads PacketHash.</w:t>
      </w:r>
    </w:p>
  </w:comment>
  <w:comment w:id="4" w:author="Claude" w:date="2026-10-10T16:51:47Z" w:initials="C">
    <w:p w14:paraId="5086011D" w14:textId="77777777">
      <w:r>
        <w:rPr>
          <w:rStyle w:val="CommentReference"/>
        </w:rPr>
        <w:annotationRef/>
      </w:r>
      <w:r>
        <w:rPr>
          <w:color w:val="000000"/>
          <w:sz w:val="20"/>
          <w:szCs w:val="20"/>
        </w:rPr>
        <w:t xml:space="preserve">[verdict] F and I now read the verdict from the quorum’s output. The device no longer sends a modification level on the content channel.</w:t>
      </w:r>
    </w:p>
  </w:comment>
  <w:comment w:id="5" w:author="Claude" w:date="2026-10-10T16:51:47Z" w:initials="C">
    <w:p w14:paraId="16BE0440" w14:textId="77777777">
      <w:r>
        <w:rPr>
          <w:rStyle w:val="CommentReference"/>
        </w:rPr>
        <w:annotationRef/>
      </w:r>
      <w:r>
        <w:rPr>
          <w:color w:val="000000"/>
          <w:sz w:val="20"/>
          <w:szCs w:val="20"/>
        </w:rPr>
        <w:t xml:space="preserve">[verdict] Matches the new validator interface. A rejection still means “credential not registered”.</w:t>
      </w:r>
    </w:p>
  </w:comment>
  <w:comment w:id="6" w:author="Claude" w:date="2026-10-10T16:51:47Z" w:initials="C">
    <w:p w14:paraId="27426736" w14:textId="77777777">
      <w:r>
        <w:rPr>
          <w:rStyle w:val="CommentReference"/>
        </w:rPr>
        <w:annotationRef/>
      </w:r>
      <w:r>
        <w:rPr>
          <w:color w:val="000000"/>
          <w:sz w:val="20"/>
          <w:szCs w:val="20"/>
        </w:rPr>
        <w:t xml:space="preserve">[verdict] New sentence. In the software flow the claim is the deviation score the editing application already computes. The developer’s server, in the validator role, turns it into the verdict.</w:t>
      </w:r>
    </w:p>
  </w:comment>
  <w:comment w:id="7" w:author="Claude" w:date="2026-10-10T16:51:48Z" w:initials="C">
    <w:p w14:paraId="505B2CF4" w14:textId="77777777">
      <w:r>
        <w:rPr>
          <w:rStyle w:val="CommentReference"/>
        </w:rPr>
        <w:annotationRef/>
      </w:r>
      <w:r>
        <w:rPr>
          <w:color w:val="000000"/>
          <w:sz w:val="20"/>
          <w:szCs w:val="20"/>
        </w:rPr>
        <w:t xml:space="preserve">[#25] Removed with Table 3 (below). The two paragraphs that follow list the same items.</w:t>
      </w:r>
    </w:p>
  </w:comment>
  <w:comment w:id="8" w:author="Claude" w:date="2026-10-10T16:51:48Z" w:initials="C">
    <w:p w14:paraId="29FD79F9" w14:textId="77777777">
      <w:r>
        <w:rPr>
          <w:rStyle w:val="CommentReference"/>
        </w:rPr>
        <w:annotationRef/>
      </w:r>
      <w:r>
        <w:rPr>
          <w:color w:val="000000"/>
          <w:sz w:val="20"/>
          <w:szCs w:val="20"/>
        </w:rPr>
        <w:t xml:space="preserve">[#25] Table 3 removed, as you decided once the verdict design was settled. The two paragraphs below it list the same content and credential items. The rows “Does not carry” and “Sufficient for attribution” are not carried elsewhere. Tables 4 and 5 are renumbered 3 and 4 (tag [renumber]).</w:t>
      </w:r>
    </w:p>
  </w:comment>
  <w:comment w:id="9" w:author="Claude" w:date="2026-10-10T16:51:48Z" w:initials="C">
    <w:p w14:paraId="445FA026" w14:textId="77777777">
      <w:r>
        <w:rPr>
          <w:rStyle w:val="CommentReference"/>
        </w:rPr>
        <w:annotationRef/>
      </w:r>
      <w:r>
        <w:rPr>
          <w:color w:val="000000"/>
          <w:sz w:val="20"/>
          <w:szCs w:val="20"/>
        </w:rPr>
        <w:t xml:space="preserve">[verdict] The content channel no longer carries a modification level. The verdict replaces it and comes from the validator through the gatekeeper quorum, so the device cannot set it.</w:t>
      </w:r>
    </w:p>
  </w:comment>
  <w:comment w:id="10" w:author="Claude" w:date="2026-10-10T16:51:48Z" w:initials="C">
    <w:p w14:paraId="7E855BF0" w14:textId="77777777">
      <w:r>
        <w:rPr>
          <w:rStyle w:val="CommentReference"/>
        </w:rPr>
        <w:annotationRef/>
      </w:r>
      <w:r>
        <w:rPr>
          <w:color w:val="000000"/>
          <w:sz w:val="20"/>
          <w:szCs w:val="20"/>
        </w:rPr>
        <w:t xml:space="preserve">[verdict] New sentence. It says where the modification level went.</w:t>
      </w:r>
    </w:p>
  </w:comment>
  <w:comment w:id="11" w:author="Claude" w:date="2026-10-10T16:51:48Z" w:initials="C">
    <w:p w14:paraId="114A392D" w14:textId="77777777">
      <w:r>
        <w:rPr>
          <w:rStyle w:val="CommentReference"/>
        </w:rPr>
        <w:annotationRef/>
      </w:r>
      <w:r>
        <w:rPr>
          <w:color w:val="000000"/>
          <w:sz w:val="20"/>
          <w:szCs w:val="20"/>
        </w:rPr>
        <w:t xml:space="preserve">[verdict] The claim travels inside the token, so C, the gatekeepers and the content-channel servers cannot read it. Only the validator can.</w:t>
      </w:r>
    </w:p>
  </w:comment>
  <w:comment w:id="12" w:author="Claude" w:date="2026-10-10T16:51:48Z" w:initials="C">
    <w:p w14:paraId="5BA800F4" w14:textId="77777777">
      <w:r>
        <w:rPr>
          <w:rStyle w:val="CommentReference"/>
        </w:rPr>
        <w:annotationRef/>
      </w:r>
      <w:r>
        <w:rPr>
          <w:color w:val="000000"/>
          <w:sz w:val="20"/>
          <w:szCs w:val="20"/>
        </w:rPr>
        <w:t xml:space="preserve">[verdict] New. The claim is a content attribute (it belongs to the content, not the device). The verdict is one byte: a modified bit plus one of four deviation buckets, with the other bits reserved at zero. It replaces the old modification level, so the record sizes in G5 do not change. Four buckets was my default; tell me if you want a different number.</w:t>
      </w:r>
    </w:p>
  </w:comment>
  <w:comment w:id="13" w:author="Claude" w:date="2026-10-10T16:51:48Z" w:initials="C">
    <w:p w14:paraId="1BF48A94" w14:textId="77777777">
      <w:r>
        <w:rPr>
          <w:rStyle w:val="CommentReference"/>
        </w:rPr>
        <w:annotationRef/>
      </w:r>
      <w:r>
        <w:rPr>
          <w:color w:val="000000"/>
          <w:sz w:val="20"/>
          <w:szCs w:val="20"/>
        </w:rPr>
        <w:t xml:space="preserve">[#27] Rejection path told once, as you decided. The v83 text said it twice (“returns the decision alone, padded…” and “On rejection, C drops the transaction…”). The same edit applies the verdict: the signature now covers the verdict and Enc_PacketHash, and a modified verdict is flagged, not rejected (your default).</w:t>
      </w:r>
    </w:p>
  </w:comment>
  <w:comment w:id="14" w:author="Claude" w:date="2026-10-10T16:51:48Z" w:initials="C">
    <w:p w14:paraId="7D7F25C3" w14:textId="77777777">
      <w:r>
        <w:rPr>
          <w:rStyle w:val="CommentReference"/>
        </w:rPr>
        <w:annotationRef/>
      </w:r>
      <w:r>
        <w:rPr>
          <w:color w:val="000000"/>
          <w:sz w:val="20"/>
          <w:szCs w:val="20"/>
        </w:rPr>
        <w:t xml:space="preserve">[verdict] Wording follows the verdict.</w:t>
      </w:r>
    </w:p>
  </w:comment>
  <w:comment w:id="15" w:author="Claude" w:date="2026-10-10T16:51:48Z" w:initials="C">
    <w:p w14:paraId="2B175E2D" w14:textId="77777777">
      <w:r>
        <w:rPr>
          <w:rStyle w:val="CommentReference"/>
        </w:rPr>
        <w:annotationRef/>
      </w:r>
      <w:r>
        <w:rPr>
          <w:color w:val="000000"/>
          <w:sz w:val="20"/>
          <w:szCs w:val="20"/>
        </w:rPr>
        <w:t xml:space="preserve">[verdict] C’s ring signature now covers the pair (PacketHash, verdict).</w:t>
      </w:r>
    </w:p>
  </w:comment>
  <w:comment w:id="16" w:author="Claude" w:date="2026-10-10T16:51:48Z" w:initials="C">
    <w:p w14:paraId="6DDF2073" w14:textId="77777777">
      <w:r>
        <w:rPr>
          <w:rStyle w:val="CommentReference"/>
        </w:rPr>
        <w:annotationRef/>
      </w:r>
      <w:r>
        <w:rPr>
          <w:color w:val="000000"/>
          <w:sz w:val="20"/>
          <w:szCs w:val="20"/>
        </w:rPr>
        <w:t xml:space="preserve">[verdict] The fan-out now carries the verdict in the clear. It is a public attribute (it is on the registry record).</w:t>
      </w:r>
    </w:p>
  </w:comment>
  <w:comment w:id="17" w:author="Claude" w:date="2026-10-10T16:51:48Z" w:initials="C">
    <w:p w14:paraId="14A32E92" w14:textId="77777777">
      <w:r>
        <w:rPr>
          <w:rStyle w:val="CommentReference"/>
        </w:rPr>
        <w:annotationRef/>
      </w:r>
      <w:r>
        <w:rPr>
          <w:color w:val="000000"/>
          <w:sz w:val="20"/>
          <w:szCs w:val="20"/>
        </w:rPr>
        <w:t xml:space="preserve">[verdict] C’s signature covers both values.</w:t>
      </w:r>
    </w:p>
  </w:comment>
  <w:comment w:id="18" w:author="Claude" w:date="2026-10-10T16:51:49Z" w:initials="C">
    <w:p w14:paraId="6593CBE6" w14:textId="77777777">
      <w:r>
        <w:rPr>
          <w:rStyle w:val="CommentReference"/>
        </w:rPr>
        <w:annotationRef/>
      </w:r>
      <w:r>
        <w:rPr>
          <w:color w:val="000000"/>
          <w:sz w:val="20"/>
          <w:szCs w:val="20"/>
        </w:rPr>
        <w:t xml:space="preserve">[verdict] The signed value used to be the constant “APPROVED” plus EncPH. It is now the verdict plus EncPH.</w:t>
      </w:r>
    </w:p>
  </w:comment>
  <w:comment w:id="19" w:author="Claude" w:date="2026-10-10T16:51:49Z" w:initials="C">
    <w:p w14:paraId="433786DB" w14:textId="77777777">
      <w:r>
        <w:rPr>
          <w:rStyle w:val="CommentReference"/>
        </w:rPr>
        <w:annotationRef/>
      </w:r>
      <w:r>
        <w:rPr>
          <w:color w:val="000000"/>
          <w:sz w:val="20"/>
          <w:szCs w:val="20"/>
        </w:rPr>
        <w:t xml:space="preserve">[verdict] Both checks cover the verdict.</w:t>
      </w:r>
    </w:p>
  </w:comment>
  <w:comment w:id="20" w:author="Claude" w:date="2026-10-10T16:51:49Z" w:initials="C">
    <w:p w14:paraId="712D75BA" w14:textId="77777777">
      <w:r>
        <w:rPr>
          <w:rStyle w:val="CommentReference"/>
        </w:rPr>
        <w:annotationRef/>
      </w:r>
      <w:r>
        <w:rPr>
          <w:color w:val="000000"/>
          <w:sz w:val="20"/>
          <w:szCs w:val="20"/>
        </w:rPr>
        <w:t xml:space="preserve">[verdict] Wording follows the verdict.</w:t>
      </w:r>
    </w:p>
  </w:comment>
  <w:comment w:id="21" w:author="Claude" w:date="2026-10-10T16:51:49Z" w:initials="C">
    <w:p w14:paraId="045F6B8D" w14:textId="77777777">
      <w:r>
        <w:rPr>
          <w:rStyle w:val="CommentReference"/>
        </w:rPr>
        <w:annotationRef/>
      </w:r>
      <w:r>
        <w:rPr>
          <w:color w:val="000000"/>
          <w:sz w:val="20"/>
          <w:szCs w:val="20"/>
        </w:rPr>
        <w:t xml:space="preserve">[verdict] New sentence. A compromised C or gatekeeper that swaps the verdict breaks σ_V, because σ_V covers the verdict and EncPH. The updated models check that the verdict reaches the quorum unchanged.</w:t>
      </w:r>
    </w:p>
  </w:comment>
  <w:comment w:id="22" w:author="Claude" w:date="2026-10-10T16:51:49Z" w:initials="C">
    <w:p w14:paraId="0E8933A5" w14:textId="77777777">
      <w:r>
        <w:rPr>
          <w:rStyle w:val="CommentReference"/>
        </w:rPr>
        <w:annotationRef/>
      </w:r>
      <w:r>
        <w:rPr>
          <w:color w:val="000000"/>
          <w:sz w:val="20"/>
          <w:szCs w:val="20"/>
        </w:rPr>
        <w:t xml:space="preserve">[verdict] The quorum now agrees on the pair (PacketHash, verdict). F and I record the quorum’s verdict.</w:t>
      </w:r>
    </w:p>
  </w:comment>
  <w:comment w:id="23" w:author="Claude" w:date="2026-10-10T16:51:49Z" w:initials="C">
    <w:p w14:paraId="6EA80551" w14:textId="77777777">
      <w:r>
        <w:rPr>
          <w:rStyle w:val="CommentReference"/>
        </w:rPr>
        <w:annotationRef/>
      </w:r>
      <w:r>
        <w:rPr>
          <w:color w:val="000000"/>
          <w:sz w:val="20"/>
          <w:szCs w:val="20"/>
        </w:rPr>
        <w:t xml:space="preserve">[verdict] Matches the changed query in Property I (Appendix A.4).</w:t>
      </w:r>
    </w:p>
  </w:comment>
  <w:comment w:id="24" w:author="Claude" w:date="2026-10-10T16:51:49Z" w:initials="C">
    <w:p w14:paraId="3E363F37" w14:textId="77777777">
      <w:r>
        <w:rPr>
          <w:rStyle w:val="CommentReference"/>
        </w:rPr>
        <w:annotationRef/>
      </w:r>
      <w:r>
        <w:rPr>
          <w:color w:val="000000"/>
          <w:sz w:val="20"/>
          <w:szCs w:val="20"/>
        </w:rPr>
        <w:t xml:space="preserve">[verdict] The server no longer receives a modification level from the device. It records the quorum’s verdict.</w:t>
      </w:r>
    </w:p>
  </w:comment>
  <w:comment w:id="25" w:author="Claude" w:date="2026-10-10T16:51:49Z" w:initials="C">
    <w:p w14:paraId="5DF87713" w14:textId="77777777">
      <w:r>
        <w:rPr>
          <w:rStyle w:val="CommentReference"/>
        </w:rPr>
        <w:annotationRef/>
      </w:r>
      <w:r>
        <w:rPr>
          <w:color w:val="000000"/>
          <w:sz w:val="20"/>
          <w:szCs w:val="20"/>
        </w:rPr>
        <w:t xml:space="preserve">[verdict] The verdict byte takes the modification level’s place in the record, so the record sizes (173, 205 and 237 bytes) do not change. An edit is still identified by its parent hash, not by the verdict.</w:t>
      </w:r>
    </w:p>
  </w:comment>
  <w:comment w:id="26" w:author="Claude" w:date="2026-10-10T16:51:49Z" w:initials="C">
    <w:p w14:paraId="182C54D1" w14:textId="77777777">
      <w:r>
        <w:rPr>
          <w:rStyle w:val="CommentReference"/>
        </w:rPr>
        <w:annotationRef/>
      </w:r>
      <w:r>
        <w:rPr>
          <w:color w:val="000000"/>
          <w:sz w:val="20"/>
          <w:szCs w:val="20"/>
        </w:rPr>
        <w:t xml:space="preserve">[renumber] Table 4 is now Table 3, because Table 3 was removed (#25).</w:t>
      </w:r>
    </w:p>
  </w:comment>
  <w:comment w:id="27" w:author="Claude" w:date="2026-10-10T16:51:49Z" w:initials="C">
    <w:p w14:paraId="50B0E5D9" w14:textId="77777777">
      <w:r>
        <w:rPr>
          <w:rStyle w:val="CommentReference"/>
        </w:rPr>
        <w:annotationRef/>
      </w:r>
      <w:r>
        <w:rPr>
          <w:color w:val="000000"/>
          <w:sz w:val="20"/>
          <w:szCs w:val="20"/>
        </w:rPr>
        <w:t xml:space="preserve">[renumber] Table 4 is now Table 3, because Table 3 was removed (#25).</w:t>
      </w:r>
    </w:p>
  </w:comment>
  <w:comment w:id="28" w:author="Claude" w:date="2026-10-10T16:51:50Z" w:initials="C">
    <w:p w14:paraId="4FE539F6" w14:textId="77777777">
      <w:r>
        <w:rPr>
          <w:rStyle w:val="CommentReference"/>
        </w:rPr>
        <w:annotationRef/>
      </w:r>
      <w:r>
        <w:rPr>
          <w:color w:val="000000"/>
          <w:sz w:val="20"/>
          <w:szCs w:val="20"/>
        </w:rPr>
        <w:t xml:space="preserve">[renumber] Table 4 is now Table 3, because Table 3 was removed (#25).</w:t>
      </w:r>
    </w:p>
  </w:comment>
  <w:comment w:id="29" w:author="Claude" w:date="2026-10-10T16:51:50Z" w:initials="C">
    <w:p w14:paraId="5C689784" w14:textId="77777777">
      <w:r>
        <w:rPr>
          <w:rStyle w:val="CommentReference"/>
        </w:rPr>
        <w:annotationRef/>
      </w:r>
      <w:r>
        <w:rPr>
          <w:color w:val="000000"/>
          <w:sz w:val="20"/>
          <w:szCs w:val="20"/>
        </w:rPr>
        <w:t xml:space="preserve">[renumber] Table 5 is now Table 4, because Table 3 was removed (#25).</w:t>
      </w:r>
    </w:p>
  </w:comment>
  <w:comment w:id="30" w:author="Claude" w:date="2026-10-10T16:51:50Z" w:initials="C">
    <w:p w14:paraId="267897F0" w14:textId="77777777">
      <w:r>
        <w:rPr>
          <w:rStyle w:val="CommentReference"/>
        </w:rPr>
        <w:annotationRef/>
      </w:r>
      <w:r>
        <w:rPr>
          <w:color w:val="000000"/>
          <w:sz w:val="20"/>
          <w:szCs w:val="20"/>
        </w:rPr>
        <w:t xml:space="preserve">[renumber] Table 5 is now Table 4, because Table 3 was removed (#25).</w:t>
      </w:r>
    </w:p>
  </w:comment>
  <w:comment w:id="31" w:author="Claude" w:date="2026-10-10T16:51:50Z" w:initials="C">
    <w:p w14:paraId="08269661" w14:textId="77777777">
      <w:r>
        <w:rPr>
          <w:rStyle w:val="CommentReference"/>
        </w:rPr>
        <w:annotationRef/>
      </w:r>
      <w:r>
        <w:rPr>
          <w:color w:val="000000"/>
          <w:sz w:val="20"/>
          <w:szCs w:val="20"/>
        </w:rPr>
        <w:t xml:space="preserve">[renumber] Table 5 is now Table 4, because Table 3 was removed (#25).</w:t>
      </w:r>
    </w:p>
  </w:comment>
  <w:comment w:id="32" w:author="Claude" w:date="2026-10-10T16:51:50Z" w:initials="C">
    <w:p w14:paraId="35F55BD0" w14:textId="77777777">
      <w:r>
        <w:rPr>
          <w:rStyle w:val="CommentReference"/>
        </w:rPr>
        <w:annotationRef/>
      </w:r>
      <w:r>
        <w:rPr>
          <w:color w:val="000000"/>
          <w:sz w:val="20"/>
          <w:szCs w:val="20"/>
        </w:rPr>
        <w:t xml:space="preserve">[renumber] Table 5 is now Table 4, because Table 3 was removed (#25).</w:t>
      </w:r>
    </w:p>
  </w:comment>
  <w:comment w:id="33" w:author="Claude" w:date="2026-10-10T16:51:50Z" w:initials="C">
    <w:p w14:paraId="212334AF" w14:textId="77777777">
      <w:r>
        <w:rPr>
          <w:rStyle w:val="CommentReference"/>
        </w:rPr>
        <w:annotationRef/>
      </w:r>
      <w:r>
        <w:rPr>
          <w:color w:val="000000"/>
          <w:sz w:val="20"/>
          <w:szCs w:val="20"/>
        </w:rPr>
        <w:t xml:space="preserve">[renumber] Table 5 is now Table 4, because Table 3 was removed (#25).</w:t>
      </w:r>
    </w:p>
  </w:comment>
  <w:comment w:id="34" w:author="Claude" w:date="2026-10-10T16:51:50Z" w:initials="C">
    <w:p w14:paraId="5D74CF89" w14:textId="77777777">
      <w:r>
        <w:rPr>
          <w:rStyle w:val="CommentReference"/>
        </w:rPr>
        <w:annotationRef/>
      </w:r>
      <w:r>
        <w:rPr>
          <w:color w:val="000000"/>
          <w:sz w:val="20"/>
          <w:szCs w:val="20"/>
        </w:rPr>
        <w:t xml:space="preserve">[renumber] Table 5 is now Table 4, because Table 3 was removed (#25).</w:t>
      </w:r>
    </w:p>
  </w:comment>
  <w:comment w:id="35" w:author="Claude" w:date="2026-10-10T16:51:50Z" w:initials="C">
    <w:p w14:paraId="6A646C45" w14:textId="77777777">
      <w:r>
        <w:rPr>
          <w:rStyle w:val="CommentReference"/>
        </w:rPr>
        <w:annotationRef/>
      </w:r>
      <w:r>
        <w:rPr>
          <w:color w:val="000000"/>
          <w:sz w:val="20"/>
          <w:szCs w:val="20"/>
        </w:rPr>
        <w:t xml:space="preserve">[verdict] The verdict is on the registry record, so the registry-observer row now lists it.</w:t>
      </w:r>
    </w:p>
  </w:comment>
  <w:comment w:id="36" w:author="Claude" w:date="2026-10-10T16:51:50Z" w:initials="C">
    <w:p w14:paraId="094084A0" w14:textId="77777777">
      <w:r>
        <w:rPr>
          <w:rStyle w:val="CommentReference"/>
        </w:rPr>
        <w:annotationRef/>
      </w:r>
      <w:r>
        <w:rPr>
          <w:color w:val="000000"/>
          <w:sz w:val="20"/>
          <w:szCs w:val="20"/>
        </w:rPr>
        <w:t xml:space="preserve">[verdict] A content-channel server now sees the verdict through the quorum, not directly from the validator.</w:t>
      </w:r>
    </w:p>
  </w:comment>
  <w:comment w:id="37" w:author="Claude" w:date="2026-10-10T16:51:51Z" w:initials="C">
    <w:p w14:paraId="6471228F" w14:textId="77777777">
      <w:r>
        <w:rPr>
          <w:rStyle w:val="CommentReference"/>
        </w:rPr>
        <w:annotationRef/>
      </w:r>
      <w:r>
        <w:rPr>
          <w:color w:val="000000"/>
          <w:sz w:val="20"/>
          <w:szCs w:val="20"/>
        </w:rPr>
        <w:t xml:space="preserve">[#50] Condensed, as you decided. The deleted clause restated the sentence before it (“Verification requires only the media content itself”).</w:t>
      </w:r>
    </w:p>
  </w:comment>
  <w:comment w:id="38" w:author="Claude" w:date="2026-10-10T16:51:51Z" w:initials="C">
    <w:p w14:paraId="59D025E8" w14:textId="77777777">
      <w:r>
        <w:rPr>
          <w:rStyle w:val="CommentReference"/>
        </w:rPr>
        <w:annotationRef/>
      </w:r>
      <w:r>
        <w:rPr>
          <w:color w:val="000000"/>
          <w:sz w:val="20"/>
          <w:szCs w:val="20"/>
        </w:rPr>
        <w:t xml:space="preserve">[verdict] The deviation used to set the modification level directly. Now it is a claim, and the validator’s verdict sets the level. The last sentence is split so that it still ends: “…can confirm the relationship directly without either record carrying a device identifier.” #50 asked for the G3 text to be shortened and the §3.1 overlap removed. §3.1 no longer repeats the predictive-matching text in v83, so only the restating clause in the paragraph above came out.</w:t>
      </w:r>
    </w:p>
  </w:comment>
  <w:comment w:id="39" w:author="Claude" w:date="2026-10-10T16:51:51Z" w:initials="C">
    <w:p w14:paraId="4C0D55A2" w14:textId="77777777">
      <w:r>
        <w:rPr>
          <w:rStyle w:val="CommentReference"/>
        </w:rPr>
        <w:annotationRef/>
      </w:r>
      <w:r>
        <w:rPr>
          <w:color w:val="000000"/>
          <w:sz w:val="20"/>
          <w:szCs w:val="20"/>
        </w:rPr>
        <w:t xml:space="preserve">[verdict] The record carries the verdict, not a modification level.</w:t>
      </w:r>
    </w:p>
  </w:comment>
  <w:comment w:id="40" w:author="Claude" w:date="2026-10-10T16:51:51Z" w:initials="C">
    <w:p w14:paraId="70B3F9CE" w14:textId="77777777">
      <w:r>
        <w:rPr>
          <w:rStyle w:val="CommentReference"/>
        </w:rPr>
        <w:annotationRef/>
      </w:r>
      <w:r>
        <w:rPr>
          <w:color w:val="000000"/>
          <w:sz w:val="20"/>
          <w:szCs w:val="20"/>
        </w:rPr>
        <w:t xml:space="preserve">[verdict] The verdict is public. It is the same for every unedited capture, so it does not narrow the device population.</w:t>
      </w:r>
    </w:p>
  </w:comment>
  <w:comment w:id="41" w:author="Claude" w:date="2026-10-10T16:51:51Z" w:initials="C">
    <w:p w14:paraId="5DF5C654" w14:textId="77777777">
      <w:r>
        <w:rPr>
          <w:rStyle w:val="CommentReference"/>
        </w:rPr>
        <w:annotationRef/>
      </w:r>
      <w:r>
        <w:rPr>
          <w:color w:val="000000"/>
          <w:sz w:val="20"/>
          <w:szCs w:val="20"/>
        </w:rPr>
        <w:t xml:space="preserve">[verdict] The claim is inside the token.</w:t>
      </w:r>
    </w:p>
  </w:comment>
  <w:comment w:id="42" w:author="Claude" w:date="2026-10-10T16:51:51Z" w:initials="C">
    <w:p w14:paraId="740930CA" w14:textId="77777777">
      <w:r>
        <w:rPr>
          <w:rStyle w:val="CommentReference"/>
        </w:rPr>
        <w:annotationRef/>
      </w:r>
      <w:r>
        <w:rPr>
          <w:color w:val="000000"/>
          <w:sz w:val="20"/>
          <w:szCs w:val="20"/>
        </w:rPr>
        <w:t xml:space="preserve">[verdict] Defines the new term.</w:t>
      </w:r>
    </w:p>
  </w:comment>
  <w:comment w:id="43" w:author="Claude" w:date="2026-10-10T16:51:51Z" w:initials="C">
    <w:p w14:paraId="40CBB2E9" w14:textId="77777777">
      <w:r>
        <w:rPr>
          <w:rStyle w:val="CommentReference"/>
        </w:rPr>
        <w:annotationRef/>
      </w:r>
      <w:r>
        <w:rPr>
          <w:color w:val="000000"/>
          <w:sz w:val="20"/>
          <w:szCs w:val="20"/>
        </w:rPr>
        <w:t xml:space="preserve">[verdict] New sentence. This is the one place the verdict can matter for privacy. For unedited captures every verdict is the same, so nothing is narrowed. For edits, a rare deviation bucket narrows the candidates. The symbolic proof does not measure how much. Appendix A.3 now says so.</w:t>
      </w:r>
    </w:p>
  </w:comment>
  <w:comment w:id="44" w:author="Claude" w:date="2026-10-10T16:51:51Z" w:initials="C">
    <w:p w14:paraId="05A502F3" w14:textId="77777777">
      <w:r>
        <w:rPr>
          <w:rStyle w:val="CommentReference"/>
        </w:rPr>
        <w:annotationRef/>
      </w:r>
      <w:r>
        <w:rPr>
          <w:color w:val="000000"/>
          <w:sz w:val="20"/>
          <w:szCs w:val="20"/>
        </w:rPr>
        <w:t xml:space="preserve">[verdict] The verdict is on the record.</w:t>
      </w:r>
    </w:p>
  </w:comment>
  <w:comment w:id="45" w:author="Claude" w:date="2026-10-10T16:51:51Z" w:initials="C">
    <w:p w14:paraId="29B7562B" w14:textId="77777777">
      <w:r>
        <w:rPr>
          <w:rStyle w:val="CommentReference"/>
        </w:rPr>
        <w:annotationRef/>
      </w:r>
      <w:r>
        <w:rPr>
          <w:color w:val="000000"/>
          <w:sz w:val="20"/>
          <w:szCs w:val="20"/>
        </w:rPr>
        <w:t xml:space="preserve">[verdict] C receives the verdict from the validator. The claim stays inside the encrypted token.</w:t>
      </w:r>
    </w:p>
  </w:comment>
  <w:comment w:id="46" w:author="Claude" w:date="2026-10-10T16:51:51Z" w:initials="C">
    <w:p w14:paraId="1AF554C7" w14:textId="77777777">
      <w:r>
        <w:rPr>
          <w:rStyle w:val="CommentReference"/>
        </w:rPr>
        <w:annotationRef/>
      </w:r>
      <w:r>
        <w:rPr>
          <w:color w:val="000000"/>
          <w:sz w:val="20"/>
          <w:szCs w:val="20"/>
        </w:rPr>
        <w:t xml:space="preserve">[verdict] F and I read the verdict from the quorum.</w:t>
      </w:r>
    </w:p>
  </w:comment>
  <w:comment w:id="47" w:author="Claude" w:date="2026-10-10T16:51:52Z" w:initials="C">
    <w:p w14:paraId="04D8720A" w14:textId="77777777">
      <w:r>
        <w:rPr>
          <w:rStyle w:val="CommentReference"/>
        </w:rPr>
        <w:annotationRef/>
      </w:r>
      <w:r>
        <w:rPr>
          <w:color w:val="000000"/>
          <w:sz w:val="20"/>
          <w:szCs w:val="20"/>
        </w:rPr>
        <w:t xml:space="preserve">[verdict] A gatekeeper holds the verdict.</w:t>
      </w:r>
    </w:p>
  </w:comment>
  <w:comment w:id="48" w:author="Claude" w:date="2026-10-10T16:51:52Z" w:initials="C">
    <w:p w14:paraId="21127E7C" w14:textId="77777777">
      <w:r>
        <w:rPr>
          <w:rStyle w:val="CommentReference"/>
        </w:rPr>
        <w:annotationRef/>
      </w:r>
      <w:r>
        <w:rPr>
          <w:color w:val="000000"/>
          <w:sz w:val="20"/>
          <w:szCs w:val="20"/>
        </w:rPr>
        <w:t xml:space="preserve">[verdict] The board holds what its gatekeeper holds.</w:t>
      </w:r>
    </w:p>
  </w:comment>
  <w:comment w:id="49" w:author="Claude" w:date="2026-10-10T16:51:52Z" w:initials="C">
    <w:p w14:paraId="35F53684" w14:textId="77777777">
      <w:r>
        <w:rPr>
          <w:rStyle w:val="CommentReference"/>
        </w:rPr>
        <w:annotationRef/>
      </w:r>
      <w:r>
        <w:rPr>
          <w:color w:val="000000"/>
          <w:sz w:val="20"/>
          <w:szCs w:val="20"/>
        </w:rPr>
        <w:t xml:space="preserve">[verdict] The validator reads the claim and issues the verdict.</w:t>
      </w:r>
    </w:p>
  </w:comment>
  <w:comment w:id="50" w:author="Claude" w:date="2026-10-10T16:51:52Z" w:initials="C">
    <w:p w14:paraId="478D2957" w14:textId="77777777">
      <w:r>
        <w:rPr>
          <w:rStyle w:val="CommentReference"/>
        </w:rPr>
        <w:annotationRef/>
      </w:r>
      <w:r>
        <w:rPr>
          <w:color w:val="000000"/>
          <w:sz w:val="20"/>
          <w:szCs w:val="20"/>
        </w:rPr>
        <w:t xml:space="preserve">[verdict] Property E is proved with one verdict for both transactions. Appendix A.3 states the limit when verdicts differ.</w:t>
      </w:r>
    </w:p>
  </w:comment>
  <w:comment w:id="51" w:author="Claude" w:date="2026-10-10T16:51:52Z" w:initials="C">
    <w:p w14:paraId="01DAA62F" w14:textId="77777777">
      <w:r>
        <w:rPr>
          <w:rStyle w:val="CommentReference"/>
        </w:rPr>
        <w:annotationRef/>
      </w:r>
      <w:r>
        <w:rPr>
          <w:color w:val="000000"/>
          <w:sz w:val="20"/>
          <w:szCs w:val="20"/>
        </w:rPr>
        <w:t xml:space="preserve">[verdict] Matches the changed query in Property I.</w:t>
      </w:r>
    </w:p>
  </w:comment>
  <w:comment w:id="52" w:author="Claude" w:date="2026-10-10T16:51:52Z" w:initials="C">
    <w:p w14:paraId="5ADC2FD1" w14:textId="77777777">
      <w:r>
        <w:rPr>
          <w:rStyle w:val="CommentReference"/>
        </w:rPr>
        <w:annotationRef/>
      </w:r>
      <w:r>
        <w:rPr>
          <w:color w:val="000000"/>
          <w:sz w:val="20"/>
          <w:szCs w:val="20"/>
        </w:rPr>
        <w:t xml:space="preserve">[models] Rewritten to match the redesigned models. There are nine models in the table. Each has a twin, and one more model checks that the pipeline is alive. All of them are in the zip I sent. Results are from your runs of 10 Oct.</w:t>
      </w:r>
    </w:p>
  </w:comment>
  <w:comment w:id="53" w:author="Claude" w:date="2026-10-10T16:51:52Z" w:initials="C">
    <w:p w14:paraId="640A7213" w14:textId="77777777">
      <w:r>
        <w:rPr>
          <w:rStyle w:val="CommentReference"/>
        </w:rPr>
        <w:annotationRef/>
      </w:r>
      <w:r>
        <w:rPr>
          <w:color w:val="000000"/>
          <w:sz w:val="20"/>
          <w:szCs w:val="20"/>
        </w:rPr>
        <w:t xml:space="preserve">[models] Old sentence explained the count by Property I alone. Now the baseline model covers Property B only. Properties A and C moved to other models. This sentence states the new sharing.</w:t>
      </w:r>
    </w:p>
  </w:comment>
  <w:comment w:id="54" w:author="Claude" w:date="2026-10-10T16:51:52Z" w:initials="C">
    <w:p w14:paraId="0D05165C" w14:textId="77777777">
      <w:r>
        <w:rPr>
          <w:rStyle w:val="CommentReference"/>
        </w:rPr>
        <w:annotationRef/>
      </w:r>
      <w:r>
        <w:rPr>
          <w:color w:val="000000"/>
          <w:sz w:val="20"/>
          <w:szCs w:val="20"/>
        </w:rPr>
        <w:t xml:space="preserve">[models] The v83 sentence said C posts to the match board and the validator returns only a signature. Section 3 says otherwise: the validator issues a verdict, C signs the PacketHash and the verdict, and the gatekeepers post. The models follow Section 3. This sentence now does too.</w:t>
      </w:r>
    </w:p>
  </w:comment>
  <w:comment w:id="55" w:author="Claude" w:date="2026-10-10T16:51:52Z" w:initials="C">
    <w:p w14:paraId="15081799" w14:textId="77777777">
      <w:r>
        <w:rPr>
          <w:rStyle w:val="CommentReference"/>
        </w:rPr>
        <w:annotationRef/>
      </w:r>
      <w:r>
        <w:rPr>
          <w:color w:val="000000"/>
          <w:sz w:val="20"/>
          <w:szCs w:val="20"/>
        </w:rPr>
        <w:t xml:space="preserve">[models] New. These are the three rules the redesigned models follow. Rule 1 came from your question about the first Control model: with private identities it was true for any protocol, so it proved nothing. Rule 2 is the twin test. All nine twins and the Control model failed as intended in your runs of 10 Oct. Rule 3 is the liveness model, which reached all 8 events. The term “twin” is mine, not a standard term. Change it if you prefer another.</w:t>
      </w:r>
    </w:p>
  </w:comment>
  <w:comment w:id="56" w:author="Claude" w:date="2026-10-10T16:51:53Z" w:initials="C">
    <w:p w14:paraId="720D345B" w14:textId="77777777">
      <w:r>
        <w:rPr>
          <w:rStyle w:val="CommentReference"/>
        </w:rPr>
        <w:annotationRef/>
      </w:r>
      <w:r>
        <w:rPr>
          <w:color w:val="000000"/>
          <w:sz w:val="20"/>
          <w:szCs w:val="20"/>
        </w:rPr>
        <w:t xml:space="preserve">[models] Property A moved to the validator models: a compromised validator cannot tell which content a device authenticated, and cannot derive the PacketHash. The baseline model now covers Property B only.</w:t>
      </w:r>
    </w:p>
  </w:comment>
  <w:comment w:id="57" w:author="Claude" w:date="2026-10-10T16:51:53Z" w:initials="C">
    <w:p w14:paraId="4F617D17" w14:textId="77777777">
      <w:r>
        <w:rPr>
          <w:rStyle w:val="CommentReference"/>
        </w:rPr>
        <w:annotationRef/>
      </w:r>
      <w:r>
        <w:rPr>
          <w:color w:val="000000"/>
          <w:sz w:val="20"/>
          <w:szCs w:val="20"/>
        </w:rPr>
        <w:t xml:space="preserve">[models] Two models, two techniques.</w:t>
      </w:r>
    </w:p>
  </w:comment>
  <w:comment w:id="58" w:author="Claude" w:date="2026-10-10T16:51:53Z" w:initials="C">
    <w:p w14:paraId="04B12396" w14:textId="77777777">
      <w:r>
        <w:rPr>
          <w:rStyle w:val="CommentReference"/>
        </w:rPr>
        <w:annotationRef/>
      </w:r>
      <w:r>
        <w:rPr>
          <w:color w:val="000000"/>
          <w:sz w:val="20"/>
          <w:szCs w:val="20"/>
        </w:rPr>
        <w:t xml:space="preserve">[models] Property C moved to the content-server model. That model puts the adversary at the server’s vantage point, which is the property’s own question.</w:t>
      </w:r>
    </w:p>
  </w:comment>
  <w:comment w:id="59" w:author="Claude" w:date="2026-10-10T16:51:53Z" w:initials="C">
    <w:p w14:paraId="08BE33EA" w14:textId="77777777">
      <w:r>
        <w:rPr>
          <w:rStyle w:val="CommentReference"/>
        </w:rPr>
        <w:annotationRef/>
      </w:r>
      <w:r>
        <w:rPr>
          <w:color w:val="000000"/>
          <w:sz w:val="20"/>
          <w:szCs w:val="20"/>
        </w:rPr>
        <w:t xml:space="preserve">[models] The old validator model is retired. Its job is split between two models: one tests secrecy of the PacketHash directly, the other tests whether content is hidden from a compromised validator.</w:t>
      </w:r>
    </w:p>
  </w:comment>
  <w:comment w:id="60" w:author="Claude" w:date="2026-10-10T16:51:53Z" w:initials="C">
    <w:p w14:paraId="712F11FD" w14:textId="77777777">
      <w:r>
        <w:rPr>
          <w:rStyle w:val="CommentReference"/>
        </w:rPr>
        <w:annotationRef/>
      </w:r>
      <w:r>
        <w:rPr>
          <w:color w:val="000000"/>
          <w:sz w:val="20"/>
          <w:szCs w:val="20"/>
        </w:rPr>
        <w:t xml:space="preserve">[models] Two models, two techniques.</w:t>
      </w:r>
    </w:p>
  </w:comment>
  <w:comment w:id="61" w:author="Claude" w:date="2026-10-10T16:51:53Z" w:initials="C">
    <w:p w14:paraId="3221BCF3" w14:textId="77777777">
      <w:r>
        <w:rPr>
          <w:rStyle w:val="CommentReference"/>
        </w:rPr>
        <w:annotationRef/>
      </w:r>
      <w:r>
        <w:rPr>
          <w:color w:val="000000"/>
          <w:sz w:val="20"/>
          <w:szCs w:val="20"/>
        </w:rPr>
        <w:t xml:space="preserve">[models] The validator knows the device identities in deployment, so the model makes them public. Property E is proved with equal claims for both transactions. The twin with different claims fails, which A.3 explains.</w:t>
      </w:r>
    </w:p>
  </w:comment>
  <w:comment w:id="62" w:author="Claude" w:date="2026-10-10T16:51:53Z" w:initials="C">
    <w:p w14:paraId="76EE600A" w14:textId="77777777">
      <w:r>
        <w:rPr>
          <w:rStyle w:val="CommentReference"/>
        </w:rPr>
        <w:annotationRef/>
      </w:r>
      <w:r>
        <w:rPr>
          <w:color w:val="000000"/>
          <w:sz w:val="20"/>
          <w:szCs w:val="20"/>
        </w:rPr>
        <w:t xml:space="preserve">[models] The old posting model is retired. Property G is now a correspondence query on the two Quorum models.</w:t>
      </w:r>
    </w:p>
  </w:comment>
  <w:comment w:id="63" w:author="Claude" w:date="2026-10-10T16:51:53Z" w:initials="C">
    <w:p w14:paraId="66256C61" w14:textId="77777777">
      <w:r>
        <w:rPr>
          <w:rStyle w:val="CommentReference"/>
        </w:rPr>
        <w:annotationRef/>
      </w:r>
      <w:r>
        <w:rPr>
          <w:color w:val="000000"/>
          <w:sz w:val="20"/>
          <w:szCs w:val="20"/>
        </w:rPr>
        <w:t xml:space="preserve">[models] A secrecy query on a signing key is true whenever the model never sends the key. A correspondence query is not.</w:t>
      </w:r>
    </w:p>
  </w:comment>
  <w:comment w:id="64" w:author="Claude" w:date="2026-10-10T16:51:53Z" w:initials="C">
    <w:p w14:paraId="169A853C" w14:textId="77777777">
      <w:r>
        <w:rPr>
          <w:rStyle w:val="CommentReference"/>
        </w:rPr>
        <w:annotationRef/>
      </w:r>
      <w:r>
        <w:rPr>
          <w:color w:val="000000"/>
          <w:sz w:val="20"/>
          <w:szCs w:val="20"/>
        </w:rPr>
        <w:t xml:space="preserve">[models] Same reason as Property G. Property H now uses three correspondence queries.</w:t>
      </w:r>
    </w:p>
  </w:comment>
  <w:comment w:id="65" w:author="Claude" w:date="2026-10-10T16:51:54Z" w:initials="C">
    <w:p w14:paraId="7F93C185" w14:textId="77777777">
      <w:r>
        <w:rPr>
          <w:rStyle w:val="CommentReference"/>
        </w:rPr>
        <w:annotationRef/>
      </w:r>
      <w:r>
        <w:rPr>
          <w:color w:val="000000"/>
          <w:sz w:val="20"/>
          <w:szCs w:val="20"/>
        </w:rPr>
        <w:t xml:space="preserve">[models] Matches the query now used for Property G.</w:t>
      </w:r>
    </w:p>
  </w:comment>
  <w:comment w:id="66" w:author="Claude" w:date="2026-10-10T16:51:54Z" w:initials="C">
    <w:p w14:paraId="43654E63" w14:textId="77777777">
      <w:r>
        <w:rPr>
          <w:rStyle w:val="CommentReference"/>
        </w:rPr>
        <w:annotationRef/>
      </w:r>
      <w:r>
        <w:rPr>
          <w:color w:val="000000"/>
          <w:sz w:val="20"/>
          <w:szCs w:val="20"/>
        </w:rPr>
        <w:t xml:space="preserve">[models] Matches the three queries now used for Property H. The second half follows from PacketHash covering the optional fields (v90).</w:t>
      </w:r>
    </w:p>
  </w:comment>
  <w:comment w:id="67" w:author="Claude" w:date="2026-10-10T16:51:54Z" w:initials="C">
    <w:p w14:paraId="4F882413" w14:textId="77777777">
      <w:r>
        <w:rPr>
          <w:rStyle w:val="CommentReference"/>
        </w:rPr>
        <w:annotationRef/>
      </w:r>
      <w:r>
        <w:rPr>
          <w:color w:val="000000"/>
          <w:sz w:val="20"/>
          <w:szCs w:val="20"/>
        </w:rPr>
        <w:t xml:space="preserve">[models] Properties A and C moved to A.3, with the models that test them.</w:t>
      </w:r>
    </w:p>
  </w:comment>
  <w:comment w:id="68" w:author="Claude" w:date="2026-10-10T16:51:54Z" w:initials="C">
    <w:p w14:paraId="033A9C7A" w14:textId="77777777">
      <w:r>
        <w:rPr>
          <w:rStyle w:val="CommentReference"/>
        </w:rPr>
        <w:annotationRef/>
      </w:r>
      <w:r>
        <w:rPr>
          <w:color w:val="000000"/>
          <w:sz w:val="20"/>
          <w:szCs w:val="20"/>
        </w:rPr>
        <w:t xml:space="preserve">[models] Rewritten. The old paragraph claimed this one model proves Properties A, B and C. The redesigned model swaps device identities with the contents held fixed, so it tests Property B only. A and C are tested at the vantage points they concern (A.3). The old contentA/contentB names are now imgX/imgY, as in the model. Results are from your runs of 10 Oct.</w:t>
      </w:r>
    </w:p>
  </w:comment>
  <w:comment w:id="69" w:author="Claude" w:date="2026-10-10T16:51:54Z" w:initials="C">
    <w:p w14:paraId="3D4BA905" w14:textId="77777777">
      <w:r>
        <w:rPr>
          <w:rStyle w:val="CommentReference"/>
        </w:rPr>
        <w:annotationRef/>
      </w:r>
      <w:r>
        <w:rPr>
          <w:color w:val="000000"/>
          <w:sz w:val="20"/>
          <w:szCs w:val="20"/>
        </w:rPr>
        <w:t xml:space="preserve">[models] Name follows the model.</w:t>
      </w:r>
    </w:p>
  </w:comment>
  <w:comment w:id="70" w:author="Claude" w:date="2026-10-10T16:51:54Z" w:initials="C">
    <w:p w14:paraId="5DAA77A5" w14:textId="77777777">
      <w:r>
        <w:rPr>
          <w:rStyle w:val="CommentReference"/>
        </w:rPr>
        <w:annotationRef/>
      </w:r>
      <w:r>
        <w:rPr>
          <w:color w:val="000000"/>
          <w:sz w:val="20"/>
          <w:szCs w:val="20"/>
        </w:rPr>
        <w:t xml:space="preserve">[models] Name follows the model.</w:t>
      </w:r>
    </w:p>
  </w:comment>
  <w:comment w:id="71" w:author="Claude" w:date="2026-10-10T16:51:54Z" w:initials="C">
    <w:p w14:paraId="66AD30B8" w14:textId="77777777">
      <w:r>
        <w:rPr>
          <w:rStyle w:val="CommentReference"/>
        </w:rPr>
        <w:annotationRef/>
      </w:r>
      <w:r>
        <w:rPr>
          <w:color w:val="000000"/>
          <w:sz w:val="20"/>
          <w:szCs w:val="20"/>
        </w:rPr>
        <w:t xml:space="preserve">[models] The contents are fixed in both worlds. Only the tokens trade places.</w:t>
      </w:r>
    </w:p>
  </w:comment>
  <w:comment w:id="72" w:author="Claude" w:date="2026-10-10T16:51:54Z" w:initials="C">
    <w:p w14:paraId="131DECC2" w14:textId="77777777">
      <w:r>
        <w:rPr>
          <w:rStyle w:val="CommentReference"/>
        </w:rPr>
        <w:annotationRef/>
      </w:r>
      <w:r>
        <w:rPr>
          <w:color w:val="000000"/>
          <w:sz w:val="20"/>
          <w:szCs w:val="20"/>
        </w:rPr>
        <w:t xml:space="preserve">[models] The twin result is from your run of 10 Oct.</w:t>
      </w:r>
    </w:p>
  </w:comment>
  <w:comment w:id="73" w:author="Claude" w:date="2026-10-10T16:51:54Z" w:initials="C">
    <w:p w14:paraId="1F6B1184" w14:textId="77777777">
      <w:r>
        <w:rPr>
          <w:rStyle w:val="CommentReference"/>
        </w:rPr>
        <w:annotationRef/>
      </w:r>
      <w:r>
        <w:rPr>
          <w:color w:val="000000"/>
          <w:sz w:val="20"/>
          <w:szCs w:val="20"/>
        </w:rPr>
        <w:t xml:space="preserve">[models] A and C now live here.</w:t>
      </w:r>
    </w:p>
  </w:comment>
  <w:comment w:id="74" w:author="Claude" w:date="2026-10-10T16:51:55Z" w:initials="C">
    <w:p w14:paraId="0EA3F24D" w14:textId="77777777">
      <w:r>
        <w:rPr>
          <w:rStyle w:val="CommentReference"/>
        </w:rPr>
        <w:annotationRef/>
      </w:r>
      <w:r>
        <w:rPr>
          <w:color w:val="000000"/>
          <w:sz w:val="20"/>
          <w:szCs w:val="20"/>
        </w:rPr>
        <w:t xml:space="preserve">[models] Rewritten. The v83 paragraph said the tokens are private, so a public token would be a shortcut. The redesigned models make the identities public and say why: with private names the models are true for any protocol. It also says five models, not four, because the validator now has two. The identity-swap models test token confidentiality only; the paragraph says so, so the reader does not take them as content results.</w:t>
      </w:r>
    </w:p>
  </w:comment>
  <w:comment w:id="75" w:author="Claude" w:date="2026-10-10T16:51:55Z" w:initials="C">
    <w:p w14:paraId="6F619CFE" w14:textId="77777777">
      <w:r>
        <w:rPr>
          <w:rStyle w:val="CommentReference"/>
        </w:rPr>
        <w:annotationRef/>
      </w:r>
      <w:r>
        <w:rPr>
          <w:color w:val="000000"/>
          <w:sz w:val="20"/>
          <w:szCs w:val="20"/>
        </w:rPr>
        <w:t xml:space="preserve">[models] The model now leaks both of C’s keys.</w:t>
      </w:r>
    </w:p>
  </w:comment>
  <w:comment w:id="76" w:author="Claude" w:date="2026-10-10T16:51:55Z" w:initials="C">
    <w:p w14:paraId="74CBA95C" w14:textId="77777777">
      <w:r>
        <w:rPr>
          <w:rStyle w:val="CommentReference"/>
        </w:rPr>
        <w:annotationRef/>
      </w:r>
      <w:r>
        <w:rPr>
          <w:color w:val="000000"/>
          <w:sz w:val="20"/>
          <w:szCs w:val="20"/>
        </w:rPr>
        <w:t xml:space="preserve">[models] The v83 model left the validator out. The new one keeps it as an oracle, which is the stronger test. That is what the twin exploits: a validator that folds the credential into its verdict would show it to C.</w:t>
      </w:r>
    </w:p>
  </w:comment>
  <w:comment w:id="77" w:author="Claude" w:date="2026-10-10T16:51:55Z" w:initials="C">
    <w:p w14:paraId="08FE4CB9" w14:textId="77777777">
      <w:r>
        <w:rPr>
          <w:rStyle w:val="CommentReference"/>
        </w:rPr>
        <w:annotationRef/>
      </w:r>
      <w:r>
        <w:rPr>
          <w:color w:val="000000"/>
          <w:sz w:val="20"/>
          <w:szCs w:val="20"/>
        </w:rPr>
        <w:t xml:space="preserve">[models] The validator models now cover Property A as well.</w:t>
      </w:r>
    </w:p>
  </w:comment>
  <w:comment w:id="78" w:author="Claude" w:date="2026-10-10T16:51:55Z" w:initials="C">
    <w:p w14:paraId="27181269" w14:textId="77777777">
      <w:r>
        <w:rPr>
          <w:rStyle w:val="CommentReference"/>
        </w:rPr>
        <w:annotationRef/>
      </w:r>
      <w:r>
        <w:rPr>
          <w:color w:val="000000"/>
          <w:sz w:val="20"/>
          <w:szCs w:val="20"/>
        </w:rPr>
        <w:t xml:space="preserve">[models] Rewritten. The v83 text described one model. There are now two, and each has a twin. SameClass is true and Control fails, from your runs of 10 Oct. The PacketHash secrecy model is true, and its no-wrap twin fails. The last sentence stays the final sentence of the paragraph because the decoys sentence below attaches to it. I did not add RingExclusion or the old control to the paper.</w:t>
      </w:r>
    </w:p>
  </w:comment>
  <w:comment w:id="79" w:author="Claude" w:date="2026-10-10T16:51:55Z" w:initials="C">
    <w:p w14:paraId="5E05D498" w14:textId="77777777">
      <w:r>
        <w:rPr>
          <w:rStyle w:val="CommentReference"/>
        </w:rPr>
        <w:annotationRef/>
      </w:r>
      <w:r>
        <w:rPr>
          <w:color w:val="000000"/>
          <w:sz w:val="20"/>
          <w:szCs w:val="20"/>
        </w:rPr>
        <w:t xml:space="preserve">[models] Two models now, so two result lines in one. ProVerif prints the variable names it chooses; check ph_m[] against your log.</w:t>
      </w:r>
    </w:p>
  </w:comment>
  <w:comment w:id="80" w:author="Claude" w:date="2026-10-10T16:51:55Z" w:initials="C">
    <w:p w14:paraId="4E8EE24E" w14:textId="77777777">
      <w:r>
        <w:rPr>
          <w:rStyle w:val="CommentReference"/>
        </w:rPr>
        <w:annotationRef/>
      </w:r>
      <w:r>
        <w:rPr>
          <w:color w:val="000000"/>
          <w:sz w:val="20"/>
          <w:szCs w:val="20"/>
        </w:rPr>
        <w:t xml:space="preserve">[models] Property C (Submission Server Blindness) is now tested here, at the content server’s own vantage point.</w:t>
      </w:r>
    </w:p>
  </w:comment>
  <w:comment w:id="81" w:author="Claude" w:date="2026-10-10T16:51:55Z" w:initials="C">
    <w:p w14:paraId="2896E18B" w14:textId="77777777">
      <w:r>
        <w:rPr>
          <w:rStyle w:val="CommentReference"/>
        </w:rPr>
        <w:annotationRef/>
      </w:r>
      <w:r>
        <w:rPr>
          <w:color w:val="000000"/>
          <w:sz w:val="20"/>
          <w:szCs w:val="20"/>
        </w:rPr>
        <w:t xml:space="preserve">[models] The v83 model left C and the validator out. The new model runs the whole pipeline and the adversary watches all of it, which is the stronger test.</w:t>
      </w:r>
    </w:p>
  </w:comment>
  <w:comment w:id="82" w:author="Claude" w:date="2026-10-10T16:51:56Z" w:initials="C">
    <w:p w14:paraId="5B570B36" w14:textId="77777777">
      <w:r>
        <w:rPr>
          <w:rStyle w:val="CommentReference"/>
        </w:rPr>
        <w:annotationRef/>
      </w:r>
      <w:r>
        <w:rPr>
          <w:color w:val="000000"/>
          <w:sz w:val="20"/>
          <w:szCs w:val="20"/>
        </w:rPr>
        <w:t xml:space="preserve">[models] Same change as Property F: the whole pipeline runs, the adversary watches the boards and the registry.</w:t>
      </w:r>
    </w:p>
  </w:comment>
  <w:comment w:id="83" w:author="Claude" w:date="2026-10-10T16:51:56Z" w:initials="C">
    <w:p w14:paraId="022FFC28" w14:textId="77777777">
      <w:r>
        <w:rPr>
          <w:rStyle w:val="CommentReference"/>
        </w:rPr>
        <w:annotationRef/>
      </w:r>
      <w:r>
        <w:rPr>
          <w:color w:val="000000"/>
          <w:sz w:val="20"/>
          <w:szCs w:val="20"/>
        </w:rPr>
        <w:t xml:space="preserve">[models] The old sentence said no way to link a device to content. The identity-swap models fix the contents, so they cannot show that for C, the content server or a gatekeeper; the claim is narrowed to what each model tests.</w:t>
      </w:r>
    </w:p>
  </w:comment>
  <w:comment w:id="84" w:author="Claude" w:date="2026-10-10T16:51:56Z" w:initials="C">
    <w:p w14:paraId="0C2DA37D" w14:textId="77777777">
      <w:r>
        <w:rPr>
          <w:rStyle w:val="CommentReference"/>
        </w:rPr>
        <w:annotationRef/>
      </w:r>
      <w:r>
        <w:rPr>
          <w:color w:val="000000"/>
          <w:sz w:val="20"/>
          <w:szCs w:val="20"/>
        </w:rPr>
        <w:t xml:space="preserve">[models] Rewritten. The v83 text used secrecy queries for G and H. A secrecy query on a private key is true unless the model sends the key, so it says little. G and H are now correspondence queries.</w:t>
      </w:r>
    </w:p>
  </w:comment>
  <w:comment w:id="85" w:author="Claude" w:date="2026-10-10T16:51:56Z" w:initials="C">
    <w:p w14:paraId="5AD40164" w14:textId="77777777">
      <w:r>
        <w:rPr>
          <w:rStyle w:val="CommentReference"/>
        </w:rPr>
        <w:annotationRef/>
      </w:r>
      <w:r>
        <w:rPr>
          <w:color w:val="000000"/>
          <w:sz w:val="20"/>
          <w:szCs w:val="20"/>
        </w:rPr>
        <w:t xml:space="preserve">[models] Rewritten. The v83 paragraph called PacketHash a publicly computable hash. It includes the nonce n, which is not public, so that was wrong. The property is now about verdicts, which is what the validator signs. The query is Q2 of the Quorum models.</w:t>
      </w:r>
    </w:p>
  </w:comment>
  <w:comment w:id="86" w:author="Claude" w:date="2026-10-10T16:51:56Z" w:initials="C">
    <w:p w14:paraId="6437032B" w14:textId="77777777">
      <w:r>
        <w:rPr>
          <w:rStyle w:val="CommentReference"/>
        </w:rPr>
        <w:annotationRef/>
      </w:r>
      <w:r>
        <w:rPr>
          <w:color w:val="000000"/>
          <w:sz w:val="20"/>
          <w:szCs w:val="20"/>
        </w:rPr>
        <w:t xml:space="preserve">[models] [verify] ProVerif renames variables (p_1, v_1 and so on) in its printout. Check the exact line in your log.</w:t>
      </w:r>
    </w:p>
  </w:comment>
  <w:comment w:id="87" w:author="Claude" w:date="2026-10-10T16:51:56Z" w:initials="C">
    <w:p w14:paraId="40860F20" w14:textId="77777777">
      <w:r>
        <w:rPr>
          <w:rStyle w:val="CommentReference"/>
        </w:rPr>
        <w:annotationRef/>
      </w:r>
      <w:r>
        <w:rPr>
          <w:color w:val="000000"/>
          <w:sz w:val="20"/>
          <w:szCs w:val="20"/>
        </w:rPr>
        <w:t xml:space="preserve">[models] Rewritten. The v83 model leaked one key and asked whether the attacker could derive the other. That is a secrecy query and says little. The new model compromises F entirely and tests what it can do to I. DECISION FOR YOU: your run of 10 Oct found that, before PacketHash covered the optional fields, a compromised F could send I the same ContentHash and nonce with a different optional field, and the registry finalized it. v90 closed that. I did not narrate this in the paper text. If you want the finding in the paper, it belongs here as a sentence.</w:t>
      </w:r>
    </w:p>
  </w:comment>
  <w:comment w:id="88" w:author="Claude" w:date="2026-10-10T16:51:56Z" w:initials="C">
    <w:p w14:paraId="53358C7A" w14:textId="77777777">
      <w:r>
        <w:rPr>
          <w:rStyle w:val="CommentReference"/>
        </w:rPr>
        <w:annotationRef/>
      </w:r>
      <w:r>
        <w:rPr>
          <w:color w:val="000000"/>
          <w:sz w:val="20"/>
          <w:szCs w:val="20"/>
        </w:rPr>
        <w:t xml:space="preserve">[models] The twin result is from your run of 10 Oct.</w:t>
      </w:r>
    </w:p>
  </w:comment>
  <w:comment w:id="89" w:author="Claude" w:date="2026-10-10T16:51:57Z" w:initials="C">
    <w:p w14:paraId="18EB68FA" w14:textId="77777777">
      <w:r>
        <w:rPr>
          <w:rStyle w:val="CommentReference"/>
        </w:rPr>
        <w:annotationRef/>
      </w:r>
      <w:r>
        <w:rPr>
          <w:color w:val="000000"/>
          <w:sz w:val="20"/>
          <w:szCs w:val="20"/>
        </w:rPr>
        <w:t xml:space="preserve">[models] The quorum agrees on the pair.</w:t>
      </w:r>
    </w:p>
  </w:comment>
  <w:comment w:id="90" w:author="Claude" w:date="2026-10-10T16:51:57Z" w:initials="C">
    <w:p w14:paraId="139932E6" w14:textId="77777777">
      <w:r>
        <w:rPr>
          <w:rStyle w:val="CommentReference"/>
        </w:rPr>
        <w:annotationRef/>
      </w:r>
      <w:r>
        <w:rPr>
          <w:color w:val="000000"/>
          <w:sz w:val="20"/>
          <w:szCs w:val="20"/>
        </w:rPr>
        <w:t xml:space="preserve">[models] Wording follows the verdict.</w:t>
      </w:r>
    </w:p>
  </w:comment>
  <w:comment w:id="91" w:author="Claude" w:date="2026-10-10T16:51:57Z" w:initials="C">
    <w:p w14:paraId="33FC4FE4" w14:textId="77777777">
      <w:r>
        <w:rPr>
          <w:rStyle w:val="CommentReference"/>
        </w:rPr>
        <w:annotationRef/>
      </w:r>
      <w:r>
        <w:rPr>
          <w:color w:val="000000"/>
          <w:sz w:val="20"/>
          <w:szCs w:val="20"/>
        </w:rPr>
        <w:t xml:space="preserve">[models] C signs the pair.</w:t>
      </w:r>
    </w:p>
  </w:comment>
  <w:comment w:id="92" w:author="Claude" w:date="2026-10-10T16:51:57Z" w:initials="C">
    <w:p w14:paraId="764A1C06" w14:textId="77777777">
      <w:r>
        <w:rPr>
          <w:rStyle w:val="CommentReference"/>
        </w:rPr>
        <w:annotationRef/>
      </w:r>
      <w:r>
        <w:rPr>
          <w:color w:val="000000"/>
          <w:sz w:val="20"/>
          <w:szCs w:val="20"/>
        </w:rPr>
        <w:t xml:space="preserve">[models] Rewritten. The v83 query tied the quorum to a validator approval of the PacketHash. The new query ties it to C’s check of the pair, and Property G ties C’s check to the validator. The reachability query is new.</w:t>
      </w:r>
    </w:p>
  </w:comment>
  <w:comment w:id="93" w:author="Claude" w:date="2026-10-10T16:51:57Z" w:initials="C">
    <w:p w14:paraId="28FF06C8" w14:textId="77777777">
      <w:r>
        <w:rPr>
          <w:rStyle w:val="CommentReference"/>
        </w:rPr>
        <w:annotationRef/>
      </w:r>
      <w:r>
        <w:rPr>
          <w:color w:val="000000"/>
          <w:sz w:val="20"/>
          <w:szCs w:val="20"/>
        </w:rPr>
        <w:t xml:space="preserve">[models] [verify] ProVerif renames variables in its printout. Check the exact line in your log. Twin result from your run of 10 Oct.</w:t>
      </w:r>
    </w:p>
  </w:comment>
  <w:comment w:id="94" w:author="Claude" w:date="2026-10-10T16:51:57Z" w:initials="C">
    <w:p w14:paraId="2A7FF816" w14:textId="77777777">
      <w:r>
        <w:rPr>
          <w:rStyle w:val="CommentReference"/>
        </w:rPr>
        <w:annotationRef/>
      </w:r>
      <w:r>
        <w:rPr>
          <w:color w:val="000000"/>
          <w:sz w:val="20"/>
          <w:szCs w:val="20"/>
        </w:rPr>
        <w:t xml:space="preserve">[models] [verify] Same as above. Twin result from your run of 10 Oct.</w:t>
      </w:r>
    </w:p>
  </w:comment>
  <w:comment w:id="95" w:author="Claude" w:date="2026-10-10T16:51:57Z" w:initials="C">
    <w:p w14:paraId="4C3CA200" w14:textId="77777777">
      <w:r>
        <w:rPr>
          <w:rStyle w:val="CommentReference"/>
        </w:rPr>
        <w:annotationRef/>
      </w:r>
      <w:r>
        <w:rPr>
          <w:color w:val="000000"/>
          <w:sz w:val="20"/>
          <w:szCs w:val="20"/>
        </w:rPr>
        <w:t xml:space="preserve">[models] The v83 sentence referred to two keys that the queries no longer ask about.</w:t>
      </w:r>
    </w:p>
  </w:comment>
  <w:comment w:id="96" w:author="Claude" w:date="2026-10-10T16:51:57Z" w:initials="C">
    <w:p w14:paraId="40238FF7" w14:textId="77777777">
      <w:r>
        <w:rPr>
          <w:rStyle w:val="CommentReference"/>
        </w:rPr>
        <w:annotationRef/>
      </w:r>
      <w:r>
        <w:rPr>
          <w:color w:val="000000"/>
          <w:sz w:val="20"/>
          <w:szCs w:val="20"/>
        </w:rPr>
        <w:t xml:space="preserve">[models] New. These are the limits of the redesigned models. The selective-denial limit came out of your runs: it separates the worlds for a timing reason, not an information reason. I did not add a row to Table A.2 for these.</w:t>
      </w:r>
    </w:p>
  </w:comment>
  <w:comment w:id="97" w:author="Claude" w:date="2026-10-10T16:51:58Z" w:initials="C">
    <w:p w14:paraId="7A33AE4D" w14:textId="77777777">
      <w:r>
        <w:rPr>
          <w:rStyle w:val="CommentReference"/>
        </w:rPr>
        <w:annotationRef/>
      </w:r>
      <w:r>
        <w:rPr>
          <w:color w:val="000000"/>
          <w:sz w:val="20"/>
          <w:szCs w:val="20"/>
        </w:rPr>
        <w:t xml:space="preserve">[models] A.2 now covers Property B only. A and C are in A.3.</w:t>
      </w:r>
    </w:p>
  </w:comment>
  <w:comment w:id="98" w:author="Claude" w:date="2026-10-10T16:51:58Z" w:initials="C">
    <w:p w14:paraId="0A897A19" w14:textId="77777777">
      <w:r>
        <w:rPr>
          <w:rStyle w:val="CommentReference"/>
        </w:rPr>
        <w:annotationRef/>
      </w:r>
      <w:r>
        <w:rPr>
          <w:color w:val="000000"/>
          <w:sz w:val="20"/>
          <w:szCs w:val="20"/>
        </w:rPr>
        <w:t xml:space="preserve">[models] Property A moved to A.3.</w:t>
      </w:r>
    </w:p>
  </w:comment>
  <w:comment w:id="99" w:author="Claude" w:date="2026-10-10T16:51:58Z" w:initials="C">
    <w:p w14:paraId="14DC21FE" w14:textId="77777777">
      <w:r>
        <w:rPr>
          <w:rStyle w:val="CommentReference"/>
        </w:rPr>
        <w:annotationRef/>
      </w:r>
      <w:r>
        <w:rPr>
          <w:color w:val="000000"/>
          <w:sz w:val="20"/>
          <w:szCs w:val="20"/>
        </w:rPr>
        <w:t xml:space="preserve">[verdict: buckets] Your answer to open item 1. The boundaries between the four classes are a deployment parameter, defined by the editing application and its developer. The protocol paper does not fix them, and no claim in this paper depends on where they fall.</w:t>
      </w:r>
    </w:p>
  </w:comment>
  <w:comment w:id="100" w:author="Claude" w:date="2026-10-10T16:51:58Z" w:initials="C">
    <w:p w14:paraId="552F9FE3" w14:textId="77777777">
      <w:r>
        <w:rPr>
          <w:rStyle w:val="CommentReference"/>
        </w:rPr>
        <w:annotationRef/>
      </w:r>
      <w:r>
        <w:rPr>
          <w:color w:val="000000"/>
          <w:sz w:val="20"/>
          <w:szCs w:val="20"/>
        </w:rPr>
        <w:t xml:space="preserve">[verdict: on-chain] Your answer to open item 2: no signed verdict on the blockchain. This was already how the design works, since the record held only the two servers’ signatures. The sentence now says so. The two servers’ signatures cover the whole record, including the verdict byte, as they cover the content hash. If you also object to that, say so, because it would need a different record design.</w:t>
      </w:r>
    </w:p>
  </w:comment>
  <w:comment w:id="101" w:author="Claude" w:date="2026-10-10T16:51:58Z" w:initials="C">
    <w:p w14:paraId="2BEF8ABD" w14:textId="77777777">
      <w:r>
        <w:rPr>
          <w:rStyle w:val="CommentReference"/>
        </w:rPr>
        <w:annotationRef/>
      </w:r>
      <w:r>
        <w:rPr>
          <w:color w:val="000000"/>
          <w:sz w:val="20"/>
          <w:szCs w:val="20"/>
        </w:rPr>
        <w:t xml:space="preserve">[verdict: decoys] Your answer to open item 2: decoys are real submissions with gibberish content, so they look like real ones. For the verdict this means a decoy carries a claim, and therefore a verdict, drawn like a real submitter’s. If decoys were all unedited, a record with any other verdict would have no decoy cover. Two things I did not claim. Appendix D does not model verdicts: the simulation code contains no verdict or modification level. And the symbolic model cannot show the effect of decoys on the narrowing.</w:t>
      </w:r>
    </w:p>
  </w:comment>
  <w:comment w:id="102" w:author="Claude" w:date="2026-10-10T16:51:58Z" w:initials="C">
    <w:p w14:paraId="157CBEDA" w14:textId="77777777">
      <w:r>
        <w:rPr>
          <w:rStyle w:val="CommentReference"/>
        </w:rPr>
        <w:annotationRef/>
      </w:r>
      <w:r>
        <w:rPr>
          <w:color w:val="000000"/>
          <w:sz w:val="20"/>
          <w:szCs w:val="20"/>
        </w:rPr>
        <w:t xml:space="preserve">[bound fields] Your decision of 10 Oct: PacketHash covers the optional fields. Reason: ProVerif (Registry_Convergence, run 10 Oct) found that a compromised content server could send the other server a packet with the same ContentHash and n but different optional fields. PacketHash then matched the existing quorum, the other server signed the altered fields, and the registry finalised them. Binding the fields into PacketHash removes this, because the altered packet no longer matches any quorum. The encoding detail (a presence marker, so that “metadata only” and “parent only” cannot be confused) is my choice. It is in the per-leg spec, where it is one flags byte. Sizes do not change.</w:t>
      </w:r>
    </w:p>
  </w:comment>
  <w:comment w:id="103" w:author="Claude" w:date="2026-10-10T16:51:58Z" w:initials="C">
    <w:p w14:paraId="508C2BEF" w14:textId="77777777">
      <w:r>
        <w:rPr>
          <w:rStyle w:val="CommentReference"/>
        </w:rPr>
        <w:annotationRef/>
      </w:r>
      <w:r>
        <w:rPr>
          <w:color w:val="000000"/>
          <w:sz w:val="20"/>
          <w:szCs w:val="20"/>
        </w:rPr>
        <w:t xml:space="preserve">[bound fields] The credential channel carries the same PacketHash, now defined over the optional fields too (see the content-channel paragraph).</w:t>
      </w:r>
    </w:p>
  </w:comment>
  <w:comment w:id="104" w:author="Claude" w:date="2026-10-10T16:51:58Z" w:initials="C">
    <w:p w14:paraId="787C2C37" w14:textId="77777777">
      <w:r>
        <w:rPr>
          <w:rStyle w:val="CommentReference"/>
        </w:rPr>
        <w:annotationRef/>
      </w:r>
      <w:r>
        <w:rPr>
          <w:color w:val="000000"/>
          <w:sz w:val="20"/>
          <w:szCs w:val="20"/>
        </w:rPr>
        <w:t xml:space="preserve">[bound fields] The servers recompute PacketHash′ from the whole content packet, optional fields included.</w:t>
      </w:r>
    </w:p>
  </w:comment>
  <w:comment w:id="105" w:author="Claude" w:date="2026-10-10T16:51:59Z" w:initials="C">
    <w:p w14:paraId="79423F58" w14:textId="77777777">
      <w:r>
        <w:rPr>
          <w:rStyle w:val="CommentReference"/>
        </w:rPr>
        <w:annotationRef/>
      </w:r>
      <w:r>
        <w:rPr>
          <w:color w:val="000000"/>
          <w:sz w:val="20"/>
          <w:szCs w:val="20"/>
        </w:rPr>
        <w:t xml:space="preserve">[bound fields] This is the guarantee the change buys. Against a compromised content server, the verdict was already bound through the quorum. The optional fields are now bound in the same way. The sentence is limited to what the model shows: one compromised content server, honest gatekeepers, validator and credential processor.</w:t>
      </w:r>
    </w:p>
  </w:comment>
  <w:comment w:id="106" w:author="Claude" w:date="2026-10-10T16:51:59Z" w:initials="C">
    <w:p w14:paraId="02D0D939" w14:textId="77777777">
      <w:r>
        <w:rPr>
          <w:rStyle w:val="CommentReference"/>
        </w:rPr>
        <w:annotationRef/>
      </w:r>
      <w:r>
        <w:rPr>
          <w:color w:val="000000"/>
          <w:sz w:val="20"/>
          <w:szCs w:val="20"/>
        </w:rPr>
        <w:t xml:space="preserve">[bound fields] Same definition as in Section 3.2.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DDBE48" w15:done="0"/>
  <w15:commentEx w15:paraId="322F55C4" w15:done="0"/>
  <w15:commentEx w15:paraId="04DA2C2D" w15:done="0"/>
  <w15:commentEx w15:paraId="07E4AFCC" w15:done="0"/>
  <w15:commentEx w15:paraId="5086011D" w15:done="0"/>
  <w15:commentEx w15:paraId="16BE0440" w15:done="0"/>
  <w15:commentEx w15:paraId="27426736" w15:done="0"/>
  <w15:commentEx w15:paraId="505B2CF4" w15:done="0"/>
  <w15:commentEx w15:paraId="29FD79F9" w15:done="0"/>
  <w15:commentEx w15:paraId="445FA026" w15:done="0"/>
  <w15:commentEx w15:paraId="7E855BF0" w15:done="0"/>
  <w15:commentEx w15:paraId="114A392D" w15:done="0"/>
  <w15:commentEx w15:paraId="5BA800F4" w15:done="0"/>
  <w15:commentEx w15:paraId="1BF48A94" w15:done="0"/>
  <w15:commentEx w15:paraId="7D7F25C3" w15:done="0"/>
  <w15:commentEx w15:paraId="2B175E2D" w15:done="0"/>
  <w15:commentEx w15:paraId="6DDF2073" w15:done="0"/>
  <w15:commentEx w15:paraId="14A32E92" w15:done="0"/>
  <w15:commentEx w15:paraId="6593CBE6" w15:done="0"/>
  <w15:commentEx w15:paraId="433786DB" w15:done="0"/>
  <w15:commentEx w15:paraId="712D75BA" w15:done="0"/>
  <w15:commentEx w15:paraId="045F6B8D" w15:done="0"/>
  <w15:commentEx w15:paraId="0E8933A5" w15:done="0"/>
  <w15:commentEx w15:paraId="6EA80551" w15:done="0"/>
  <w15:commentEx w15:paraId="3E363F37" w15:done="0"/>
  <w15:commentEx w15:paraId="5DF87713" w15:done="0"/>
  <w15:commentEx w15:paraId="182C54D1" w15:done="0"/>
  <w15:commentEx w15:paraId="50B0E5D9" w15:done="0"/>
  <w15:commentEx w15:paraId="4FE539F6" w15:done="0"/>
  <w15:commentEx w15:paraId="5C689784" w15:done="0"/>
  <w15:commentEx w15:paraId="267897F0" w15:done="0"/>
  <w15:commentEx w15:paraId="08269661" w15:done="0"/>
  <w15:commentEx w15:paraId="35F55BD0" w15:done="0"/>
  <w15:commentEx w15:paraId="212334AF" w15:done="0"/>
  <w15:commentEx w15:paraId="5D74CF89" w15:done="0"/>
  <w15:commentEx w15:paraId="6A646C45" w15:done="0"/>
  <w15:commentEx w15:paraId="094084A0" w15:done="0"/>
  <w15:commentEx w15:paraId="6471228F" w15:done="0"/>
  <w15:commentEx w15:paraId="59D025E8" w15:done="0"/>
  <w15:commentEx w15:paraId="4C0D55A2" w15:done="0"/>
  <w15:commentEx w15:paraId="70B3F9CE" w15:done="0"/>
  <w15:commentEx w15:paraId="5DF5C654" w15:done="0"/>
  <w15:commentEx w15:paraId="740930CA" w15:done="0"/>
  <w15:commentEx w15:paraId="40CBB2E9" w15:done="0"/>
  <w15:commentEx w15:paraId="05A502F3" w15:done="0"/>
  <w15:commentEx w15:paraId="29B7562B" w15:done="0"/>
  <w15:commentEx w15:paraId="1AF554C7" w15:done="0"/>
  <w15:commentEx w15:paraId="04D8720A" w15:done="0"/>
  <w15:commentEx w15:paraId="21127E7C" w15:done="0"/>
  <w15:commentEx w15:paraId="35F53684" w15:done="0"/>
  <w15:commentEx w15:paraId="478D2957" w15:done="0"/>
  <w15:commentEx w15:paraId="01DAA62F" w15:done="0"/>
  <w15:commentEx w15:paraId="5ADC2FD1" w15:done="0"/>
  <w15:commentEx w15:paraId="640A7213" w15:done="0"/>
  <w15:commentEx w15:paraId="0D05165C" w15:done="0"/>
  <w15:commentEx w15:paraId="15081799" w15:done="0"/>
  <w15:commentEx w15:paraId="720D345B" w15:done="0"/>
  <w15:commentEx w15:paraId="4F617D17" w15:done="0"/>
  <w15:commentEx w15:paraId="04B12396" w15:done="0"/>
  <w15:commentEx w15:paraId="08BE33EA" w15:done="0"/>
  <w15:commentEx w15:paraId="712F11FD" w15:done="0"/>
  <w15:commentEx w15:paraId="3221BCF3" w15:done="0"/>
  <w15:commentEx w15:paraId="76EE600A" w15:done="0"/>
  <w15:commentEx w15:paraId="66256C61" w15:done="0"/>
  <w15:commentEx w15:paraId="169A853C" w15:done="0"/>
  <w15:commentEx w15:paraId="7F93C185" w15:done="0"/>
  <w15:commentEx w15:paraId="43654E63" w15:done="0"/>
  <w15:commentEx w15:paraId="4F882413" w15:done="0"/>
  <w15:commentEx w15:paraId="033A9C7A" w15:done="0"/>
  <w15:commentEx w15:paraId="3D4BA905" w15:done="0"/>
  <w15:commentEx w15:paraId="5DAA77A5" w15:done="0"/>
  <w15:commentEx w15:paraId="66AD30B8" w15:done="0"/>
  <w15:commentEx w15:paraId="131DECC2" w15:done="0"/>
  <w15:commentEx w15:paraId="1F6B1184" w15:done="0"/>
  <w15:commentEx w15:paraId="0EA3F24D" w15:done="0"/>
  <w15:commentEx w15:paraId="6F619CFE" w15:done="0"/>
  <w15:commentEx w15:paraId="74CBA95C" w15:done="0"/>
  <w15:commentEx w15:paraId="08FE4CB9" w15:done="0"/>
  <w15:commentEx w15:paraId="27181269" w15:done="0"/>
  <w15:commentEx w15:paraId="5E05D498" w15:done="0"/>
  <w15:commentEx w15:paraId="4E8EE24E" w15:done="0"/>
  <w15:commentEx w15:paraId="2896E18B" w15:done="0"/>
  <w15:commentEx w15:paraId="5B570B36" w15:done="0"/>
  <w15:commentEx w15:paraId="022FFC28" w15:done="0"/>
  <w15:commentEx w15:paraId="0C2DA37D" w15:done="0"/>
  <w15:commentEx w15:paraId="5AD40164" w15:done="0"/>
  <w15:commentEx w15:paraId="6437032B" w15:done="0"/>
  <w15:commentEx w15:paraId="40860F20" w15:done="0"/>
  <w15:commentEx w15:paraId="53358C7A" w15:done="0"/>
  <w15:commentEx w15:paraId="18EB68FA" w15:done="0"/>
  <w15:commentEx w15:paraId="139932E6" w15:done="0"/>
  <w15:commentEx w15:paraId="33FC4FE4" w15:done="0"/>
  <w15:commentEx w15:paraId="764A1C06" w15:done="0"/>
  <w15:commentEx w15:paraId="28FF06C8" w15:done="0"/>
  <w15:commentEx w15:paraId="2A7FF816" w15:done="0"/>
  <w15:commentEx w15:paraId="4C3CA200" w15:done="0"/>
  <w15:commentEx w15:paraId="40238FF7" w15:done="0"/>
  <w15:commentEx w15:paraId="7A33AE4D" w15:done="0"/>
  <w15:commentEx w15:paraId="0A897A19" w15:done="0"/>
  <w15:commentEx w15:paraId="14DC21FE" w15:done="0"/>
  <w15:commentEx w15:paraId="552F9FE3" w15:done="0"/>
  <w15:commentEx w15:paraId="2BEF8ABD" w15:done="0"/>
  <w15:commentEx w15:paraId="157CBEDA" w15:done="0"/>
  <w15:commentEx w15:paraId="508C2BEF" w15:done="0"/>
  <w15:commentEx w15:paraId="787C2C37" w15:done="0"/>
  <w15:commentEx w15:paraId="79423F58" w15:done="0"/>
  <w15:commentEx w15:paraId="02D0D9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0339CDE0" w16cex:dateUtc="2026-10-10T16:51:47Z"/>
  <w16cex:commentExtensible w16cex:durableId="67D91F68" w16cex:dateUtc="2026-10-10T16:51:47Z"/>
  <w16cex:commentExtensible w16cex:durableId="5B3D7E04" w16cex:dateUtc="2026-10-10T16:51:47Z"/>
  <w16cex:commentExtensible w16cex:durableId="3F658AB9" w16cex:dateUtc="2026-10-10T16:51:47Z"/>
  <w16cex:commentExtensible w16cex:durableId="7369AB42" w16cex:dateUtc="2026-10-10T16:51:47Z"/>
  <w16cex:commentExtensible w16cex:durableId="0A09FBE1" w16cex:dateUtc="2026-10-10T16:51:47Z"/>
  <w16cex:commentExtensible w16cex:durableId="50F99962" w16cex:dateUtc="2026-10-10T16:51:47Z"/>
  <w16cex:commentExtensible w16cex:durableId="50FD6D6B" w16cex:dateUtc="2026-10-10T16:51:48Z"/>
  <w16cex:commentExtensible w16cex:durableId="6F9FCB11" w16cex:dateUtc="2026-10-10T16:51:48Z"/>
  <w16cex:commentExtensible w16cex:durableId="445472B9" w16cex:dateUtc="2026-10-10T16:51:48Z"/>
  <w16cex:commentExtensible w16cex:durableId="585780D4" w16cex:dateUtc="2026-10-10T16:51:48Z"/>
  <w16cex:commentExtensible w16cex:durableId="235D3974" w16cex:dateUtc="2026-10-10T16:51:48Z"/>
  <w16cex:commentExtensible w16cex:durableId="3A39CFB1" w16cex:dateUtc="2026-10-10T16:51:48Z"/>
  <w16cex:commentExtensible w16cex:durableId="60A9DF0F" w16cex:dateUtc="2026-10-10T16:51:48Z"/>
  <w16cex:commentExtensible w16cex:durableId="40C64ADF" w16cex:dateUtc="2026-10-10T16:51:48Z"/>
  <w16cex:commentExtensible w16cex:durableId="1CAF3574" w16cex:dateUtc="2026-10-10T16:51:48Z"/>
  <w16cex:commentExtensible w16cex:durableId="3C91988F" w16cex:dateUtc="2026-10-10T16:51:48Z"/>
  <w16cex:commentExtensible w16cex:durableId="6EC77F60" w16cex:dateUtc="2026-10-10T16:51:48Z"/>
  <w16cex:commentExtensible w16cex:durableId="4B19AB8D" w16cex:dateUtc="2026-10-10T16:51:49Z"/>
  <w16cex:commentExtensible w16cex:durableId="6D934705" w16cex:dateUtc="2026-10-10T16:51:49Z"/>
  <w16cex:commentExtensible w16cex:durableId="3ABC93C8" w16cex:dateUtc="2026-10-10T16:51:49Z"/>
  <w16cex:commentExtensible w16cex:durableId="69907C7A" w16cex:dateUtc="2026-10-10T16:51:49Z"/>
  <w16cex:commentExtensible w16cex:durableId="09EF1509" w16cex:dateUtc="2026-10-10T16:51:49Z"/>
  <w16cex:commentExtensible w16cex:durableId="09CE840C" w16cex:dateUtc="2026-10-10T16:51:49Z"/>
  <w16cex:commentExtensible w16cex:durableId="10A1A0CE" w16cex:dateUtc="2026-10-10T16:51:49Z"/>
  <w16cex:commentExtensible w16cex:durableId="625819FF" w16cex:dateUtc="2026-10-10T16:51:49Z"/>
  <w16cex:commentExtensible w16cex:durableId="02D8B31F" w16cex:dateUtc="2026-10-10T16:51:49Z"/>
  <w16cex:commentExtensible w16cex:durableId="688BC5C5" w16cex:dateUtc="2026-10-10T16:51:49Z"/>
  <w16cex:commentExtensible w16cex:durableId="782DC2E6" w16cex:dateUtc="2026-10-10T16:51:50Z"/>
  <w16cex:commentExtensible w16cex:durableId="25C4ECA5" w16cex:dateUtc="2026-10-10T16:51:50Z"/>
  <w16cex:commentExtensible w16cex:durableId="27636502" w16cex:dateUtc="2026-10-10T16:51:50Z"/>
  <w16cex:commentExtensible w16cex:durableId="4AD96315" w16cex:dateUtc="2026-10-10T16:51:50Z"/>
  <w16cex:commentExtensible w16cex:durableId="499184E8" w16cex:dateUtc="2026-10-10T16:51:50Z"/>
  <w16cex:commentExtensible w16cex:durableId="50DB6A57" w16cex:dateUtc="2026-10-10T16:51:50Z"/>
  <w16cex:commentExtensible w16cex:durableId="427D8C69" w16cex:dateUtc="2026-10-10T16:51:50Z"/>
  <w16cex:commentExtensible w16cex:durableId="218B5068" w16cex:dateUtc="2026-10-10T16:51:50Z"/>
  <w16cex:commentExtensible w16cex:durableId="688105EA" w16cex:dateUtc="2026-10-10T16:51:50Z"/>
  <w16cex:commentExtensible w16cex:durableId="1FF5804E" w16cex:dateUtc="2026-10-10T16:51:51Z"/>
  <w16cex:commentExtensible w16cex:durableId="15B60872" w16cex:dateUtc="2026-10-10T16:51:51Z"/>
  <w16cex:commentExtensible w16cex:durableId="20E2FC4F" w16cex:dateUtc="2026-10-10T16:51:51Z"/>
  <w16cex:commentExtensible w16cex:durableId="5087207F" w16cex:dateUtc="2026-10-10T16:51:51Z"/>
  <w16cex:commentExtensible w16cex:durableId="24CBB5EE" w16cex:dateUtc="2026-10-10T16:51:51Z"/>
  <w16cex:commentExtensible w16cex:durableId="4040DFB3" w16cex:dateUtc="2026-10-10T16:51:51Z"/>
  <w16cex:commentExtensible w16cex:durableId="622E49CF" w16cex:dateUtc="2026-10-10T16:51:51Z"/>
  <w16cex:commentExtensible w16cex:durableId="7728950C" w16cex:dateUtc="2026-10-10T16:51:51Z"/>
  <w16cex:commentExtensible w16cex:durableId="1C569C08" w16cex:dateUtc="2026-10-10T16:51:51Z"/>
  <w16cex:commentExtensible w16cex:durableId="42821AA0" w16cex:dateUtc="2026-10-10T16:51:51Z"/>
  <w16cex:commentExtensible w16cex:durableId="71F234C4" w16cex:dateUtc="2026-10-10T16:51:52Z"/>
  <w16cex:commentExtensible w16cex:durableId="276E024E" w16cex:dateUtc="2026-10-10T16:51:52Z"/>
  <w16cex:commentExtensible w16cex:durableId="5171F9E9" w16cex:dateUtc="2026-10-10T16:51:52Z"/>
  <w16cex:commentExtensible w16cex:durableId="120574A5" w16cex:dateUtc="2026-10-10T16:51:52Z"/>
  <w16cex:commentExtensible w16cex:durableId="5BE99338" w16cex:dateUtc="2026-10-10T16:51:52Z"/>
  <w16cex:commentExtensible w16cex:durableId="64093980" w16cex:dateUtc="2026-10-10T16:51:52Z"/>
  <w16cex:commentExtensible w16cex:durableId="5828E20E" w16cex:dateUtc="2026-10-10T16:51:52Z"/>
  <w16cex:commentExtensible w16cex:durableId="6C34B339" w16cex:dateUtc="2026-10-10T16:51:52Z"/>
  <w16cex:commentExtensible w16cex:durableId="740D9726" w16cex:dateUtc="2026-10-10T16:51:52Z"/>
  <w16cex:commentExtensible w16cex:durableId="3F53554A" w16cex:dateUtc="2026-10-10T16:51:53Z"/>
  <w16cex:commentExtensible w16cex:durableId="6E4D1828" w16cex:dateUtc="2026-10-10T16:51:53Z"/>
  <w16cex:commentExtensible w16cex:durableId="0149005E" w16cex:dateUtc="2026-10-10T16:51:53Z"/>
  <w16cex:commentExtensible w16cex:durableId="2538C6BF" w16cex:dateUtc="2026-10-10T16:51:53Z"/>
  <w16cex:commentExtensible w16cex:durableId="28AFFD39" w16cex:dateUtc="2026-10-10T16:51:53Z"/>
  <w16cex:commentExtensible w16cex:durableId="531B467D" w16cex:dateUtc="2026-10-10T16:51:53Z"/>
  <w16cex:commentExtensible w16cex:durableId="275BCAB6" w16cex:dateUtc="2026-10-10T16:51:53Z"/>
  <w16cex:commentExtensible w16cex:durableId="0246C0F2" w16cex:dateUtc="2026-10-10T16:51:53Z"/>
  <w16cex:commentExtensible w16cex:durableId="5A32C0A5" w16cex:dateUtc="2026-10-10T16:51:53Z"/>
  <w16cex:commentExtensible w16cex:durableId="359DDEAA" w16cex:dateUtc="2026-10-10T16:51:54Z"/>
  <w16cex:commentExtensible w16cex:durableId="737A4692" w16cex:dateUtc="2026-10-10T16:51:54Z"/>
  <w16cex:commentExtensible w16cex:durableId="17B7FFC3" w16cex:dateUtc="2026-10-10T16:51:54Z"/>
  <w16cex:commentExtensible w16cex:durableId="480229FF" w16cex:dateUtc="2026-10-10T16:51:54Z"/>
  <w16cex:commentExtensible w16cex:durableId="2F038C5F" w16cex:dateUtc="2026-10-10T16:51:54Z"/>
  <w16cex:commentExtensible w16cex:durableId="2F3E3DB2" w16cex:dateUtc="2026-10-10T16:51:54Z"/>
  <w16cex:commentExtensible w16cex:durableId="51B0D251" w16cex:dateUtc="2026-10-10T16:51:54Z"/>
  <w16cex:commentExtensible w16cex:durableId="2B1F1440" w16cex:dateUtc="2026-10-10T16:51:54Z"/>
  <w16cex:commentExtensible w16cex:durableId="1D316944" w16cex:dateUtc="2026-10-10T16:51:54Z"/>
  <w16cex:commentExtensible w16cex:durableId="65F5F72F" w16cex:dateUtc="2026-10-10T16:51:55Z"/>
  <w16cex:commentExtensible w16cex:durableId="074B178D" w16cex:dateUtc="2026-10-10T16:51:55Z"/>
  <w16cex:commentExtensible w16cex:durableId="3261C8F9" w16cex:dateUtc="2026-10-10T16:51:55Z"/>
  <w16cex:commentExtensible w16cex:durableId="64C758AE" w16cex:dateUtc="2026-10-10T16:51:55Z"/>
  <w16cex:commentExtensible w16cex:durableId="3795C13C" w16cex:dateUtc="2026-10-10T16:51:55Z"/>
  <w16cex:commentExtensible w16cex:durableId="282D6742" w16cex:dateUtc="2026-10-10T16:51:55Z"/>
  <w16cex:commentExtensible w16cex:durableId="7591CF83" w16cex:dateUtc="2026-10-10T16:51:55Z"/>
  <w16cex:commentExtensible w16cex:durableId="64820AA9" w16cex:dateUtc="2026-10-10T16:51:55Z"/>
  <w16cex:commentExtensible w16cex:durableId="169E7326" w16cex:dateUtc="2026-10-10T16:51:56Z"/>
  <w16cex:commentExtensible w16cex:durableId="623A106E" w16cex:dateUtc="2026-10-10T16:51:56Z"/>
  <w16cex:commentExtensible w16cex:durableId="353546A0" w16cex:dateUtc="2026-10-10T16:51:56Z"/>
  <w16cex:commentExtensible w16cex:durableId="5724F536" w16cex:dateUtc="2026-10-10T16:51:56Z"/>
  <w16cex:commentExtensible w16cex:durableId="70AF6348" w16cex:dateUtc="2026-10-10T16:51:56Z"/>
  <w16cex:commentExtensible w16cex:durableId="1A7D48E5" w16cex:dateUtc="2026-10-10T16:51:56Z"/>
  <w16cex:commentExtensible w16cex:durableId="78FAD1C2" w16cex:dateUtc="2026-10-10T16:51:56Z"/>
  <w16cex:commentExtensible w16cex:durableId="30DA26E2" w16cex:dateUtc="2026-10-10T16:51:57Z"/>
  <w16cex:commentExtensible w16cex:durableId="281D5F6F" w16cex:dateUtc="2026-10-10T16:51:57Z"/>
  <w16cex:commentExtensible w16cex:durableId="1BE3663D" w16cex:dateUtc="2026-10-10T16:51:57Z"/>
  <w16cex:commentExtensible w16cex:durableId="386AB18C" w16cex:dateUtc="2026-10-10T16:51:57Z"/>
  <w16cex:commentExtensible w16cex:durableId="37182AA6" w16cex:dateUtc="2026-10-10T16:51:57Z"/>
  <w16cex:commentExtensible w16cex:durableId="221470C1" w16cex:dateUtc="2026-10-10T16:51:57Z"/>
  <w16cex:commentExtensible w16cex:durableId="315750CA" w16cex:dateUtc="2026-10-10T16:51:57Z"/>
  <w16cex:commentExtensible w16cex:durableId="708B5895" w16cex:dateUtc="2026-10-10T16:51:57Z"/>
  <w16cex:commentExtensible w16cex:durableId="17146FCA" w16cex:dateUtc="2026-10-10T16:51:58Z"/>
  <w16cex:commentExtensible w16cex:durableId="0DAF5820" w16cex:dateUtc="2026-10-10T16:51:58Z"/>
  <w16cex:commentExtensible w16cex:durableId="4FF34897" w16cex:dateUtc="2026-10-10T16:51:58Z"/>
  <w16cex:commentExtensible w16cex:durableId="07050B73" w16cex:dateUtc="2026-10-10T16:51:58Z"/>
  <w16cex:commentExtensible w16cex:durableId="01C6FF17" w16cex:dateUtc="2026-10-10T16:51:58Z"/>
  <w16cex:commentExtensible w16cex:durableId="626F3296" w16cex:dateUtc="2026-10-10T16:51:58Z"/>
  <w16cex:commentExtensible w16cex:durableId="7AA1E82D" w16cex:dateUtc="2026-10-10T16:51:58Z"/>
  <w16cex:commentExtensible w16cex:durableId="5EF40656" w16cex:dateUtc="2026-10-10T16:51:58Z"/>
  <w16cex:commentExtensible w16cex:durableId="191AB437" w16cex:dateUtc="2026-10-10T16:51:59Z"/>
  <w16cex:commentExtensible w16cex:durableId="4F1F0A70" w16cex:dateUtc="2026-10-10T16:51:59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DDBE48" w16cid:durableId="0339CDE0"/>
  <w16cid:commentId w16cid:paraId="322F55C4" w16cid:durableId="67D91F68"/>
  <w16cid:commentId w16cid:paraId="04DA2C2D" w16cid:durableId="5B3D7E04"/>
  <w16cid:commentId w16cid:paraId="07E4AFCC" w16cid:durableId="3F658AB9"/>
  <w16cid:commentId w16cid:paraId="5086011D" w16cid:durableId="7369AB42"/>
  <w16cid:commentId w16cid:paraId="16BE0440" w16cid:durableId="0A09FBE1"/>
  <w16cid:commentId w16cid:paraId="27426736" w16cid:durableId="50F99962"/>
  <w16cid:commentId w16cid:paraId="505B2CF4" w16cid:durableId="50FD6D6B"/>
  <w16cid:commentId w16cid:paraId="29FD79F9" w16cid:durableId="6F9FCB11"/>
  <w16cid:commentId w16cid:paraId="445FA026" w16cid:durableId="445472B9"/>
  <w16cid:commentId w16cid:paraId="7E855BF0" w16cid:durableId="585780D4"/>
  <w16cid:commentId w16cid:paraId="114A392D" w16cid:durableId="235D3974"/>
  <w16cid:commentId w16cid:paraId="5BA800F4" w16cid:durableId="3A39CFB1"/>
  <w16cid:commentId w16cid:paraId="1BF48A94" w16cid:durableId="60A9DF0F"/>
  <w16cid:commentId w16cid:paraId="7D7F25C3" w16cid:durableId="40C64ADF"/>
  <w16cid:commentId w16cid:paraId="2B175E2D" w16cid:durableId="1CAF3574"/>
  <w16cid:commentId w16cid:paraId="6DDF2073" w16cid:durableId="3C91988F"/>
  <w16cid:commentId w16cid:paraId="14A32E92" w16cid:durableId="6EC77F60"/>
  <w16cid:commentId w16cid:paraId="6593CBE6" w16cid:durableId="4B19AB8D"/>
  <w16cid:commentId w16cid:paraId="433786DB" w16cid:durableId="6D934705"/>
  <w16cid:commentId w16cid:paraId="712D75BA" w16cid:durableId="3ABC93C8"/>
  <w16cid:commentId w16cid:paraId="045F6B8D" w16cid:durableId="69907C7A"/>
  <w16cid:commentId w16cid:paraId="0E8933A5" w16cid:durableId="09EF1509"/>
  <w16cid:commentId w16cid:paraId="6EA80551" w16cid:durableId="09CE840C"/>
  <w16cid:commentId w16cid:paraId="3E363F37" w16cid:durableId="10A1A0CE"/>
  <w16cid:commentId w16cid:paraId="5DF87713" w16cid:durableId="625819FF"/>
  <w16cid:commentId w16cid:paraId="182C54D1" w16cid:durableId="02D8B31F"/>
  <w16cid:commentId w16cid:paraId="50B0E5D9" w16cid:durableId="688BC5C5"/>
  <w16cid:commentId w16cid:paraId="4FE539F6" w16cid:durableId="782DC2E6"/>
  <w16cid:commentId w16cid:paraId="5C689784" w16cid:durableId="25C4ECA5"/>
  <w16cid:commentId w16cid:paraId="267897F0" w16cid:durableId="27636502"/>
  <w16cid:commentId w16cid:paraId="08269661" w16cid:durableId="4AD96315"/>
  <w16cid:commentId w16cid:paraId="35F55BD0" w16cid:durableId="499184E8"/>
  <w16cid:commentId w16cid:paraId="212334AF" w16cid:durableId="50DB6A57"/>
  <w16cid:commentId w16cid:paraId="5D74CF89" w16cid:durableId="427D8C69"/>
  <w16cid:commentId w16cid:paraId="6A646C45" w16cid:durableId="218B5068"/>
  <w16cid:commentId w16cid:paraId="094084A0" w16cid:durableId="688105EA"/>
  <w16cid:commentId w16cid:paraId="6471228F" w16cid:durableId="1FF5804E"/>
  <w16cid:commentId w16cid:paraId="59D025E8" w16cid:durableId="15B60872"/>
  <w16cid:commentId w16cid:paraId="4C0D55A2" w16cid:durableId="20E2FC4F"/>
  <w16cid:commentId w16cid:paraId="70B3F9CE" w16cid:durableId="5087207F"/>
  <w16cid:commentId w16cid:paraId="5DF5C654" w16cid:durableId="24CBB5EE"/>
  <w16cid:commentId w16cid:paraId="740930CA" w16cid:durableId="4040DFB3"/>
  <w16cid:commentId w16cid:paraId="40CBB2E9" w16cid:durableId="622E49CF"/>
  <w16cid:commentId w16cid:paraId="05A502F3" w16cid:durableId="7728950C"/>
  <w16cid:commentId w16cid:paraId="29B7562B" w16cid:durableId="1C569C08"/>
  <w16cid:commentId w16cid:paraId="1AF554C7" w16cid:durableId="42821AA0"/>
  <w16cid:commentId w16cid:paraId="04D8720A" w16cid:durableId="71F234C4"/>
  <w16cid:commentId w16cid:paraId="21127E7C" w16cid:durableId="276E024E"/>
  <w16cid:commentId w16cid:paraId="35F53684" w16cid:durableId="5171F9E9"/>
  <w16cid:commentId w16cid:paraId="478D2957" w16cid:durableId="120574A5"/>
  <w16cid:commentId w16cid:paraId="01DAA62F" w16cid:durableId="5BE99338"/>
  <w16cid:commentId w16cid:paraId="5ADC2FD1" w16cid:durableId="64093980"/>
  <w16cid:commentId w16cid:paraId="640A7213" w16cid:durableId="5828E20E"/>
  <w16cid:commentId w16cid:paraId="0D05165C" w16cid:durableId="6C34B339"/>
  <w16cid:commentId w16cid:paraId="15081799" w16cid:durableId="740D9726"/>
  <w16cid:commentId w16cid:paraId="720D345B" w16cid:durableId="3F53554A"/>
  <w16cid:commentId w16cid:paraId="4F617D17" w16cid:durableId="6E4D1828"/>
  <w16cid:commentId w16cid:paraId="04B12396" w16cid:durableId="0149005E"/>
  <w16cid:commentId w16cid:paraId="08BE33EA" w16cid:durableId="2538C6BF"/>
  <w16cid:commentId w16cid:paraId="712F11FD" w16cid:durableId="28AFFD39"/>
  <w16cid:commentId w16cid:paraId="3221BCF3" w16cid:durableId="531B467D"/>
  <w16cid:commentId w16cid:paraId="76EE600A" w16cid:durableId="275BCAB6"/>
  <w16cid:commentId w16cid:paraId="66256C61" w16cid:durableId="0246C0F2"/>
  <w16cid:commentId w16cid:paraId="169A853C" w16cid:durableId="5A32C0A5"/>
  <w16cid:commentId w16cid:paraId="7F93C185" w16cid:durableId="359DDEAA"/>
  <w16cid:commentId w16cid:paraId="43654E63" w16cid:durableId="737A4692"/>
  <w16cid:commentId w16cid:paraId="4F882413" w16cid:durableId="17B7FFC3"/>
  <w16cid:commentId w16cid:paraId="033A9C7A" w16cid:durableId="480229FF"/>
  <w16cid:commentId w16cid:paraId="3D4BA905" w16cid:durableId="2F038C5F"/>
  <w16cid:commentId w16cid:paraId="5DAA77A5" w16cid:durableId="2F3E3DB2"/>
  <w16cid:commentId w16cid:paraId="66AD30B8" w16cid:durableId="51B0D251"/>
  <w16cid:commentId w16cid:paraId="131DECC2" w16cid:durableId="2B1F1440"/>
  <w16cid:commentId w16cid:paraId="1F6B1184" w16cid:durableId="1D316944"/>
  <w16cid:commentId w16cid:paraId="0EA3F24D" w16cid:durableId="65F5F72F"/>
  <w16cid:commentId w16cid:paraId="6F619CFE" w16cid:durableId="074B178D"/>
  <w16cid:commentId w16cid:paraId="74CBA95C" w16cid:durableId="3261C8F9"/>
  <w16cid:commentId w16cid:paraId="08FE4CB9" w16cid:durableId="64C758AE"/>
  <w16cid:commentId w16cid:paraId="27181269" w16cid:durableId="3795C13C"/>
  <w16cid:commentId w16cid:paraId="5E05D498" w16cid:durableId="282D6742"/>
  <w16cid:commentId w16cid:paraId="4E8EE24E" w16cid:durableId="7591CF83"/>
  <w16cid:commentId w16cid:paraId="2896E18B" w16cid:durableId="64820AA9"/>
  <w16cid:commentId w16cid:paraId="5B570B36" w16cid:durableId="169E7326"/>
  <w16cid:commentId w16cid:paraId="022FFC28" w16cid:durableId="623A106E"/>
  <w16cid:commentId w16cid:paraId="0C2DA37D" w16cid:durableId="353546A0"/>
  <w16cid:commentId w16cid:paraId="5AD40164" w16cid:durableId="5724F536"/>
  <w16cid:commentId w16cid:paraId="6437032B" w16cid:durableId="70AF6348"/>
  <w16cid:commentId w16cid:paraId="40860F20" w16cid:durableId="1A7D48E5"/>
  <w16cid:commentId w16cid:paraId="53358C7A" w16cid:durableId="78FAD1C2"/>
  <w16cid:commentId w16cid:paraId="18EB68FA" w16cid:durableId="30DA26E2"/>
  <w16cid:commentId w16cid:paraId="139932E6" w16cid:durableId="281D5F6F"/>
  <w16cid:commentId w16cid:paraId="33FC4FE4" w16cid:durableId="1BE3663D"/>
  <w16cid:commentId w16cid:paraId="764A1C06" w16cid:durableId="386AB18C"/>
  <w16cid:commentId w16cid:paraId="28FF06C8" w16cid:durableId="37182AA6"/>
  <w16cid:commentId w16cid:paraId="2A7FF816" w16cid:durableId="221470C1"/>
  <w16cid:commentId w16cid:paraId="4C3CA200" w16cid:durableId="315750CA"/>
  <w16cid:commentId w16cid:paraId="40238FF7" w16cid:durableId="708B5895"/>
  <w16cid:commentId w16cid:paraId="7A33AE4D" w16cid:durableId="17146FCA"/>
  <w16cid:commentId w16cid:paraId="0A897A19" w16cid:durableId="0DAF5820"/>
  <w16cid:commentId w16cid:paraId="14DC21FE" w16cid:durableId="4FF34897"/>
  <w16cid:commentId w16cid:paraId="552F9FE3" w16cid:durableId="07050B73"/>
  <w16cid:commentId w16cid:paraId="2BEF8ABD" w16cid:durableId="01C6FF17"/>
  <w16cid:commentId w16cid:paraId="157CBEDA" w16cid:durableId="626F3296"/>
  <w16cid:commentId w16cid:paraId="508C2BEF" w16cid:durableId="7AA1E82D"/>
  <w16cid:commentId w16cid:paraId="787C2C37" w16cid:durableId="5EF40656"/>
  <w16cid:commentId w16cid:paraId="79423F58" w16cid:durableId="191AB437"/>
  <w16cid:commentId w16cid:paraId="02D0D939" w16cid:durableId="4F1F0A70"/>
</w16cid:commentsId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trackRevisions/>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 Id="rId7" Type="http://schemas.openxmlformats.org/officeDocument/2006/relationships/comments" Target="comments.xml"/><Relationship Id="rId8" Type="http://schemas.microsoft.com/office/2011/relationships/commentsExtended" Target="commentsExtended.xml"/><Relationship Id="rId9" Type="http://schemas.microsoft.com/office/2016/09/relationships/commentsIds" Target="commentsIds.xml"/><Relationship Id="rId10" Type="http://schemas.microsoft.com/office/2018/08/relationships/commentsExtensible" Target="commentsExtensible.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Pages>
  <Words>844</Words>
  <Characters>4303</Characters>
  <CharactersWithSpaces>5131</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2026-09-14T12:05:13Z</dcterms:created>
  <dc:creator/>
  <dc:description/>
  <dc:language>en-US</dc:language>
  <cp:lastModifiedBy/>
  <dcterms:modified xsi:type="dcterms:W3CDTF">2026-10-10T06:08:18Z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